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7F97" w:rsidRPr="001F512A" w:rsidRDefault="00243684" w:rsidP="001F512A">
      <w:pPr>
        <w:rPr>
          <w:b/>
          <w:sz w:val="30"/>
          <w:szCs w:val="30"/>
          <w:u w:val="single"/>
          <w:lang w:val="es-ES"/>
        </w:rPr>
      </w:pPr>
      <w:r w:rsidRPr="001F512A">
        <w:rPr>
          <w:b/>
          <w:sz w:val="30"/>
          <w:szCs w:val="30"/>
          <w:u w:val="single"/>
          <w:lang w:val="es-ES"/>
        </w:rPr>
        <w:t xml:space="preserve">DESAFIO 8 </w:t>
      </w:r>
      <w:r w:rsidR="001F512A" w:rsidRPr="001F512A">
        <w:rPr>
          <w:b/>
          <w:sz w:val="30"/>
          <w:szCs w:val="30"/>
          <w:u w:val="single"/>
          <w:lang w:val="es-ES"/>
        </w:rPr>
        <w:t>–</w:t>
      </w:r>
      <w:r w:rsidRPr="001F512A">
        <w:rPr>
          <w:b/>
          <w:sz w:val="30"/>
          <w:szCs w:val="30"/>
          <w:u w:val="single"/>
          <w:lang w:val="es-ES"/>
        </w:rPr>
        <w:t xml:space="preserve"> DEVOPS</w:t>
      </w:r>
      <w:bookmarkStart w:id="0" w:name="_GoBack"/>
      <w:bookmarkEnd w:id="0"/>
    </w:p>
    <w:p w:rsidR="001F512A" w:rsidRDefault="001F512A" w:rsidP="001F512A">
      <w:pPr>
        <w:rPr>
          <w:lang w:val="es-ES"/>
        </w:rPr>
      </w:pPr>
      <w:r w:rsidRPr="001F512A">
        <w:rPr>
          <w:lang w:val="es-ES"/>
        </w:rPr>
        <w:t>Tarea:</w:t>
      </w:r>
    </w:p>
    <w:p w:rsidR="001F512A" w:rsidRPr="001F512A" w:rsidRDefault="001F512A" w:rsidP="001F512A">
      <w:pPr>
        <w:rPr>
          <w:lang w:val="es-ES"/>
        </w:rPr>
      </w:pPr>
      <w:r w:rsidRPr="001F512A">
        <w:rPr>
          <w:lang w:val="es-ES"/>
        </w:rPr>
        <w:t>Imagina que trabajas para una empresa que está planeando desplegar una nueva aplicación en la nube utilizando los servicios de AWS. La infraestructura necesaria incluye varios servicios clave que deben estar disponibles en alta disponibilidad y con costos controlados. Se te ha asignado la tarea de comparar los costos estimados de esta infraestructura en tres regiones distintas de AWS.</w:t>
      </w:r>
    </w:p>
    <w:p w:rsidR="001F512A" w:rsidRPr="001F512A" w:rsidRDefault="001F512A" w:rsidP="001F512A">
      <w:pPr>
        <w:pStyle w:val="Prrafodelista"/>
        <w:numPr>
          <w:ilvl w:val="0"/>
          <w:numId w:val="1"/>
        </w:numPr>
        <w:rPr>
          <w:b/>
          <w:lang w:val="es-ES"/>
        </w:rPr>
      </w:pPr>
      <w:r w:rsidRPr="001F512A">
        <w:rPr>
          <w:b/>
        </w:rPr>
        <w:t>EC2 Instances:</w:t>
      </w:r>
    </w:p>
    <w:p w:rsidR="001F512A" w:rsidRPr="001F512A" w:rsidRDefault="001F512A" w:rsidP="001F512A">
      <w:pPr>
        <w:pStyle w:val="Prrafodelista"/>
        <w:numPr>
          <w:ilvl w:val="1"/>
          <w:numId w:val="1"/>
        </w:numPr>
        <w:rPr>
          <w:b/>
          <w:lang w:val="es-ES"/>
        </w:rPr>
      </w:pPr>
      <w:r w:rsidRPr="001F512A">
        <w:rPr>
          <w:b/>
          <w:lang w:val="es-ES"/>
        </w:rPr>
        <w:t>3 instancias t</w:t>
      </w:r>
      <w:proofErr w:type="gramStart"/>
      <w:r w:rsidRPr="001F512A">
        <w:rPr>
          <w:b/>
          <w:lang w:val="es-ES"/>
        </w:rPr>
        <w:t>3.large</w:t>
      </w:r>
      <w:proofErr w:type="gramEnd"/>
      <w:r w:rsidRPr="001F512A">
        <w:rPr>
          <w:b/>
          <w:lang w:val="es-ES"/>
        </w:rPr>
        <w:t xml:space="preserve"> en cada región. </w:t>
      </w:r>
    </w:p>
    <w:p w:rsidR="001F512A" w:rsidRPr="001F512A" w:rsidRDefault="001F512A" w:rsidP="001F512A">
      <w:pPr>
        <w:pStyle w:val="Prrafodelista"/>
        <w:numPr>
          <w:ilvl w:val="1"/>
          <w:numId w:val="1"/>
        </w:numPr>
        <w:rPr>
          <w:b/>
          <w:lang w:val="es-ES"/>
        </w:rPr>
      </w:pPr>
      <w:r w:rsidRPr="001F512A">
        <w:rPr>
          <w:b/>
          <w:lang w:val="es-ES"/>
        </w:rPr>
        <w:t xml:space="preserve">Cada instancia debe tener un volumen EBS de 500GB. </w:t>
      </w:r>
    </w:p>
    <w:p w:rsidR="001F512A" w:rsidRPr="001F512A" w:rsidRDefault="001F512A" w:rsidP="001F512A">
      <w:pPr>
        <w:pStyle w:val="Prrafodelista"/>
        <w:numPr>
          <w:ilvl w:val="1"/>
          <w:numId w:val="1"/>
        </w:numPr>
        <w:rPr>
          <w:b/>
          <w:lang w:val="es-ES"/>
        </w:rPr>
      </w:pPr>
      <w:r w:rsidRPr="001F512A">
        <w:rPr>
          <w:b/>
          <w:lang w:val="es-ES"/>
        </w:rPr>
        <w:t xml:space="preserve">Configurar </w:t>
      </w:r>
      <w:proofErr w:type="spellStart"/>
      <w:r w:rsidRPr="001F512A">
        <w:rPr>
          <w:b/>
          <w:lang w:val="es-ES"/>
        </w:rPr>
        <w:t>snapshots</w:t>
      </w:r>
      <w:proofErr w:type="spellEnd"/>
      <w:r w:rsidRPr="001F512A">
        <w:rPr>
          <w:b/>
          <w:lang w:val="es-ES"/>
        </w:rPr>
        <w:t xml:space="preserve"> diarios de los volúmenes EBS.</w:t>
      </w:r>
    </w:p>
    <w:p w:rsidR="001F512A" w:rsidRDefault="001F512A" w:rsidP="001F512A">
      <w:pPr>
        <w:rPr>
          <w:lang w:val="es-ES"/>
        </w:rPr>
      </w:pPr>
    </w:p>
    <w:p w:rsidR="00BB7D37" w:rsidRDefault="008F5016" w:rsidP="008F5016">
      <w:pPr>
        <w:pStyle w:val="Prrafodelista"/>
        <w:numPr>
          <w:ilvl w:val="0"/>
          <w:numId w:val="2"/>
        </w:numPr>
        <w:rPr>
          <w:lang w:val="es-ES"/>
        </w:rPr>
      </w:pPr>
      <w:r>
        <w:rPr>
          <w:lang w:val="es-ES"/>
        </w:rPr>
        <w:t xml:space="preserve">Para comenzar con esta tarea ingresamos a la URL </w:t>
      </w:r>
      <w:hyperlink r:id="rId5" w:anchor="/" w:history="1">
        <w:r w:rsidRPr="00D663FC">
          <w:rPr>
            <w:rStyle w:val="Hipervnculo"/>
            <w:lang w:val="es-ES"/>
          </w:rPr>
          <w:t>https://calculator.aws/#/</w:t>
        </w:r>
      </w:hyperlink>
    </w:p>
    <w:p w:rsidR="008F5016" w:rsidRDefault="008F5016" w:rsidP="008F5016">
      <w:pPr>
        <w:rPr>
          <w:lang w:val="es-ES"/>
        </w:rPr>
      </w:pPr>
      <w:r>
        <w:rPr>
          <w:lang w:val="es-ES"/>
        </w:rPr>
        <w:t xml:space="preserve">Desde el “AWS </w:t>
      </w:r>
      <w:proofErr w:type="spellStart"/>
      <w:r>
        <w:rPr>
          <w:lang w:val="es-ES"/>
        </w:rPr>
        <w:t>Pricing</w:t>
      </w:r>
      <w:proofErr w:type="spellEnd"/>
      <w:r>
        <w:rPr>
          <w:lang w:val="es-ES"/>
        </w:rPr>
        <w:t xml:space="preserve"> </w:t>
      </w:r>
      <w:proofErr w:type="spellStart"/>
      <w:r>
        <w:rPr>
          <w:lang w:val="es-ES"/>
        </w:rPr>
        <w:t>Calculator</w:t>
      </w:r>
      <w:proofErr w:type="spellEnd"/>
      <w:r>
        <w:rPr>
          <w:lang w:val="es-ES"/>
        </w:rPr>
        <w:t>” vamos a empezar</w:t>
      </w:r>
      <w:r w:rsidR="00724C39">
        <w:rPr>
          <w:lang w:val="es-ES"/>
        </w:rPr>
        <w:t xml:space="preserve"> a revisar los costos estimados de los servicios.</w:t>
      </w:r>
    </w:p>
    <w:p w:rsidR="00724C39" w:rsidRDefault="00724C39" w:rsidP="008F5016">
      <w:pPr>
        <w:rPr>
          <w:lang w:val="es-ES"/>
        </w:rPr>
      </w:pPr>
      <w:r>
        <w:rPr>
          <w:noProof/>
        </w:rPr>
        <w:drawing>
          <wp:inline distT="0" distB="0" distL="0" distR="0" wp14:anchorId="4B4E48E5" wp14:editId="177692B9">
            <wp:extent cx="5683910" cy="2926363"/>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91985" cy="2930520"/>
                    </a:xfrm>
                    <a:prstGeom prst="rect">
                      <a:avLst/>
                    </a:prstGeom>
                  </pic:spPr>
                </pic:pic>
              </a:graphicData>
            </a:graphic>
          </wp:inline>
        </w:drawing>
      </w:r>
    </w:p>
    <w:p w:rsidR="00724C39" w:rsidRDefault="00724C39" w:rsidP="008F5016">
      <w:pPr>
        <w:rPr>
          <w:lang w:val="es-ES"/>
        </w:rPr>
      </w:pPr>
      <w:r>
        <w:rPr>
          <w:lang w:val="es-ES"/>
        </w:rPr>
        <w:t xml:space="preserve">Para </w:t>
      </w:r>
      <w:proofErr w:type="gramStart"/>
      <w:r>
        <w:rPr>
          <w:lang w:val="es-ES"/>
        </w:rPr>
        <w:t>empezar</w:t>
      </w:r>
      <w:proofErr w:type="gramEnd"/>
      <w:r>
        <w:rPr>
          <w:lang w:val="es-ES"/>
        </w:rPr>
        <w:t xml:space="preserve"> se debe crear una nueva estimación, se presiona en el botón “</w:t>
      </w:r>
      <w:proofErr w:type="spellStart"/>
      <w:r>
        <w:rPr>
          <w:lang w:val="es-ES"/>
        </w:rPr>
        <w:t>Create</w:t>
      </w:r>
      <w:proofErr w:type="spellEnd"/>
      <w:r>
        <w:rPr>
          <w:lang w:val="es-ES"/>
        </w:rPr>
        <w:t xml:space="preserve"> </w:t>
      </w:r>
      <w:proofErr w:type="spellStart"/>
      <w:r>
        <w:rPr>
          <w:lang w:val="es-ES"/>
        </w:rPr>
        <w:t>estimate</w:t>
      </w:r>
      <w:proofErr w:type="spellEnd"/>
      <w:r>
        <w:rPr>
          <w:lang w:val="es-ES"/>
        </w:rPr>
        <w:t>”</w:t>
      </w:r>
    </w:p>
    <w:p w:rsidR="00724C39" w:rsidRDefault="00724C39" w:rsidP="008F5016">
      <w:pPr>
        <w:rPr>
          <w:lang w:val="es-ES"/>
        </w:rPr>
      </w:pPr>
      <w:r>
        <w:rPr>
          <w:noProof/>
        </w:rPr>
        <w:lastRenderedPageBreak/>
        <w:drawing>
          <wp:inline distT="0" distB="0" distL="0" distR="0" wp14:anchorId="4CF7E3D7" wp14:editId="2E18E6D0">
            <wp:extent cx="5464454" cy="2928387"/>
            <wp:effectExtent l="0" t="0" r="3175"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3354" cy="2938515"/>
                    </a:xfrm>
                    <a:prstGeom prst="rect">
                      <a:avLst/>
                    </a:prstGeom>
                  </pic:spPr>
                </pic:pic>
              </a:graphicData>
            </a:graphic>
          </wp:inline>
        </w:drawing>
      </w:r>
    </w:p>
    <w:p w:rsidR="005B30C2" w:rsidRDefault="002715EC" w:rsidP="008F5016">
      <w:pPr>
        <w:rPr>
          <w:b/>
          <w:lang w:val="es-ES"/>
        </w:rPr>
      </w:pPr>
      <w:r>
        <w:rPr>
          <w:lang w:val="es-ES"/>
        </w:rPr>
        <w:t xml:space="preserve">La primera región que vamos a </w:t>
      </w:r>
      <w:r w:rsidR="002F095E">
        <w:rPr>
          <w:lang w:val="es-ES"/>
        </w:rPr>
        <w:t xml:space="preserve">seleccionar es </w:t>
      </w:r>
      <w:r w:rsidR="002F095E" w:rsidRPr="002F095E">
        <w:rPr>
          <w:b/>
          <w:lang w:val="es-ES"/>
        </w:rPr>
        <w:t>S</w:t>
      </w:r>
      <w:r w:rsidR="002F095E">
        <w:rPr>
          <w:b/>
          <w:lang w:val="es-ES"/>
        </w:rPr>
        <w:t xml:space="preserve">outh </w:t>
      </w:r>
      <w:proofErr w:type="spellStart"/>
      <w:r w:rsidR="002F095E">
        <w:rPr>
          <w:b/>
          <w:lang w:val="es-ES"/>
        </w:rPr>
        <w:t>America</w:t>
      </w:r>
      <w:proofErr w:type="spellEnd"/>
      <w:r w:rsidR="002F095E">
        <w:rPr>
          <w:b/>
          <w:lang w:val="es-ES"/>
        </w:rPr>
        <w:t xml:space="preserve"> </w:t>
      </w:r>
      <w:r w:rsidR="002F095E" w:rsidRPr="002F095E">
        <w:rPr>
          <w:b/>
          <w:lang w:val="es-ES"/>
        </w:rPr>
        <w:t>(</w:t>
      </w:r>
      <w:r w:rsidR="002F095E">
        <w:rPr>
          <w:b/>
          <w:lang w:val="es-ES"/>
        </w:rPr>
        <w:t>Sao Paulo)</w:t>
      </w:r>
    </w:p>
    <w:p w:rsidR="002F095E" w:rsidRDefault="002F095E" w:rsidP="008F5016">
      <w:pPr>
        <w:rPr>
          <w:lang w:val="es-ES"/>
        </w:rPr>
      </w:pPr>
      <w:r w:rsidRPr="002F095E">
        <w:rPr>
          <w:lang w:val="es-ES"/>
        </w:rPr>
        <w:t>En “</w:t>
      </w:r>
      <w:proofErr w:type="spellStart"/>
      <w:r w:rsidRPr="002F095E">
        <w:rPr>
          <w:lang w:val="es-ES"/>
        </w:rPr>
        <w:t>Find</w:t>
      </w:r>
      <w:proofErr w:type="spellEnd"/>
      <w:r w:rsidRPr="002F095E">
        <w:rPr>
          <w:lang w:val="es-ES"/>
        </w:rPr>
        <w:t xml:space="preserve"> </w:t>
      </w:r>
      <w:proofErr w:type="spellStart"/>
      <w:r w:rsidRPr="002F095E">
        <w:rPr>
          <w:lang w:val="es-ES"/>
        </w:rPr>
        <w:t>Service</w:t>
      </w:r>
      <w:proofErr w:type="spellEnd"/>
      <w:r w:rsidRPr="002F095E">
        <w:rPr>
          <w:lang w:val="es-ES"/>
        </w:rPr>
        <w:t>” busco e</w:t>
      </w:r>
      <w:r>
        <w:rPr>
          <w:lang w:val="es-ES"/>
        </w:rPr>
        <w:t>l servicio “Amazon EC2” y debajo en el servicio Amazon EC2, presionamos en “Configure”:</w:t>
      </w:r>
    </w:p>
    <w:p w:rsidR="002F095E" w:rsidRDefault="002F095E" w:rsidP="008F5016">
      <w:pPr>
        <w:rPr>
          <w:lang w:val="es-ES"/>
        </w:rPr>
      </w:pPr>
      <w:r>
        <w:rPr>
          <w:noProof/>
        </w:rPr>
        <w:drawing>
          <wp:inline distT="0" distB="0" distL="0" distR="0" wp14:anchorId="68FB258E" wp14:editId="104C9754">
            <wp:extent cx="5354726" cy="3083544"/>
            <wp:effectExtent l="0" t="0" r="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68687" cy="3091584"/>
                    </a:xfrm>
                    <a:prstGeom prst="rect">
                      <a:avLst/>
                    </a:prstGeom>
                  </pic:spPr>
                </pic:pic>
              </a:graphicData>
            </a:graphic>
          </wp:inline>
        </w:drawing>
      </w:r>
    </w:p>
    <w:p w:rsidR="00724C39" w:rsidRDefault="005535C9" w:rsidP="008F5016">
      <w:pPr>
        <w:rPr>
          <w:lang w:val="es-ES"/>
        </w:rPr>
      </w:pPr>
      <w:r>
        <w:rPr>
          <w:lang w:val="es-ES"/>
        </w:rPr>
        <w:t>Habiendo elegido la región, elegimos el Sistema Operativo, vamos a seleccionar “Linux” y en “</w:t>
      </w:r>
      <w:proofErr w:type="spellStart"/>
      <w:r>
        <w:rPr>
          <w:lang w:val="es-ES"/>
        </w:rPr>
        <w:t>Number</w:t>
      </w:r>
      <w:proofErr w:type="spellEnd"/>
      <w:r>
        <w:rPr>
          <w:lang w:val="es-ES"/>
        </w:rPr>
        <w:t xml:space="preserve"> </w:t>
      </w:r>
      <w:proofErr w:type="spellStart"/>
      <w:r>
        <w:rPr>
          <w:lang w:val="es-ES"/>
        </w:rPr>
        <w:t>of</w:t>
      </w:r>
      <w:proofErr w:type="spellEnd"/>
      <w:r>
        <w:rPr>
          <w:lang w:val="es-ES"/>
        </w:rPr>
        <w:t xml:space="preserve"> </w:t>
      </w:r>
      <w:proofErr w:type="spellStart"/>
      <w:r>
        <w:rPr>
          <w:lang w:val="es-ES"/>
        </w:rPr>
        <w:t>instances</w:t>
      </w:r>
      <w:proofErr w:type="spellEnd"/>
      <w:r>
        <w:rPr>
          <w:lang w:val="es-ES"/>
        </w:rPr>
        <w:t>”, como solicita la letra, vamos a poner 3 instancias:</w:t>
      </w:r>
    </w:p>
    <w:p w:rsidR="005535C9" w:rsidRDefault="005535C9" w:rsidP="008F5016">
      <w:pPr>
        <w:rPr>
          <w:lang w:val="es-ES"/>
        </w:rPr>
      </w:pPr>
      <w:r>
        <w:rPr>
          <w:noProof/>
        </w:rPr>
        <w:lastRenderedPageBreak/>
        <w:drawing>
          <wp:inline distT="0" distB="0" distL="0" distR="0" wp14:anchorId="1DDEF334" wp14:editId="0D94A4FC">
            <wp:extent cx="5535532" cy="1901952"/>
            <wp:effectExtent l="0" t="0" r="8255"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86794" cy="1919565"/>
                    </a:xfrm>
                    <a:prstGeom prst="rect">
                      <a:avLst/>
                    </a:prstGeom>
                  </pic:spPr>
                </pic:pic>
              </a:graphicData>
            </a:graphic>
          </wp:inline>
        </w:drawing>
      </w:r>
    </w:p>
    <w:p w:rsidR="005535C9" w:rsidRDefault="005535C9" w:rsidP="005535C9">
      <w:pPr>
        <w:spacing w:after="0"/>
        <w:rPr>
          <w:lang w:val="es-ES"/>
        </w:rPr>
      </w:pPr>
      <w:r>
        <w:rPr>
          <w:lang w:val="es-ES"/>
        </w:rPr>
        <w:t>Debajo seleccionamos el tipo de instancia, en este caso seleccionaremos “t</w:t>
      </w:r>
      <w:proofErr w:type="gramStart"/>
      <w:r>
        <w:rPr>
          <w:lang w:val="es-ES"/>
        </w:rPr>
        <w:t>3.large</w:t>
      </w:r>
      <w:proofErr w:type="gramEnd"/>
      <w:r>
        <w:rPr>
          <w:lang w:val="es-ES"/>
        </w:rPr>
        <w:t xml:space="preserve">”, una instancia </w:t>
      </w:r>
      <w:r w:rsidRPr="005535C9">
        <w:rPr>
          <w:lang w:val="es-ES"/>
        </w:rPr>
        <w:t xml:space="preserve">t3.large </w:t>
      </w:r>
      <w:r>
        <w:rPr>
          <w:lang w:val="es-ES"/>
        </w:rPr>
        <w:t>cuenta con los siguientes recursos:</w:t>
      </w:r>
    </w:p>
    <w:p w:rsidR="005535C9" w:rsidRDefault="005535C9" w:rsidP="005535C9">
      <w:pPr>
        <w:pStyle w:val="Prrafodelista"/>
        <w:numPr>
          <w:ilvl w:val="0"/>
          <w:numId w:val="4"/>
        </w:numPr>
        <w:spacing w:after="0"/>
        <w:rPr>
          <w:lang w:val="es-ES"/>
        </w:rPr>
      </w:pPr>
      <w:r w:rsidRPr="005535C9">
        <w:rPr>
          <w:lang w:val="es-ES"/>
        </w:rPr>
        <w:t xml:space="preserve">2 </w:t>
      </w:r>
      <w:proofErr w:type="spellStart"/>
      <w:r w:rsidRPr="005535C9">
        <w:rPr>
          <w:lang w:val="es-ES"/>
        </w:rPr>
        <w:t>vCPUs</w:t>
      </w:r>
      <w:proofErr w:type="spellEnd"/>
      <w:r w:rsidRPr="005535C9">
        <w:rPr>
          <w:lang w:val="es-ES"/>
        </w:rPr>
        <w:t xml:space="preserve"> (virtual </w:t>
      </w:r>
      <w:proofErr w:type="spellStart"/>
      <w:r w:rsidRPr="005535C9">
        <w:rPr>
          <w:lang w:val="es-ES"/>
        </w:rPr>
        <w:t>CPUs</w:t>
      </w:r>
      <w:proofErr w:type="spellEnd"/>
      <w:r w:rsidRPr="005535C9">
        <w:rPr>
          <w:lang w:val="es-ES"/>
        </w:rPr>
        <w:t>).</w:t>
      </w:r>
    </w:p>
    <w:p w:rsidR="005535C9" w:rsidRPr="005535C9" w:rsidRDefault="005535C9" w:rsidP="005535C9">
      <w:pPr>
        <w:pStyle w:val="Prrafodelista"/>
        <w:numPr>
          <w:ilvl w:val="0"/>
          <w:numId w:val="4"/>
        </w:numPr>
        <w:spacing w:after="0"/>
        <w:rPr>
          <w:lang w:val="es-ES"/>
        </w:rPr>
      </w:pPr>
      <w:r w:rsidRPr="005535C9">
        <w:rPr>
          <w:lang w:val="es-ES"/>
        </w:rPr>
        <w:t>8 GB de memoria RAM.</w:t>
      </w:r>
    </w:p>
    <w:p w:rsidR="005535C9" w:rsidRDefault="005535C9" w:rsidP="005535C9">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73218F27" wp14:editId="066C3415">
            <wp:extent cx="5362042" cy="29754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92870" cy="2992582"/>
                    </a:xfrm>
                    <a:prstGeom prst="rect">
                      <a:avLst/>
                    </a:prstGeom>
                  </pic:spPr>
                </pic:pic>
              </a:graphicData>
            </a:graphic>
          </wp:inline>
        </w:drawing>
      </w:r>
    </w:p>
    <w:p w:rsidR="005535C9" w:rsidRDefault="005535C9" w:rsidP="005535C9">
      <w:pPr>
        <w:spacing w:before="100" w:beforeAutospacing="1" w:after="100" w:afterAutospacing="1" w:line="240" w:lineRule="auto"/>
        <w:rPr>
          <w:lang w:val="es-ES"/>
        </w:rPr>
      </w:pPr>
      <w:r w:rsidRPr="005535C9">
        <w:rPr>
          <w:lang w:val="es-ES"/>
        </w:rPr>
        <w:t xml:space="preserve">Debajo </w:t>
      </w:r>
      <w:r>
        <w:rPr>
          <w:lang w:val="es-ES"/>
        </w:rPr>
        <w:t xml:space="preserve">tenemos las opciones de pago, pero debajo de esta sección, tenemos </w:t>
      </w:r>
      <w:r w:rsidR="001600D7">
        <w:rPr>
          <w:lang w:val="es-ES"/>
        </w:rPr>
        <w:t xml:space="preserve">el “Amazon </w:t>
      </w:r>
      <w:proofErr w:type="spellStart"/>
      <w:r w:rsidR="001600D7">
        <w:rPr>
          <w:lang w:val="es-ES"/>
        </w:rPr>
        <w:t>Elastic</w:t>
      </w:r>
      <w:proofErr w:type="spellEnd"/>
      <w:r w:rsidR="001600D7">
        <w:rPr>
          <w:lang w:val="es-ES"/>
        </w:rPr>
        <w:t xml:space="preserve"> Book Store (EBS)”, l</w:t>
      </w:r>
      <w:r w:rsidR="001600D7" w:rsidRPr="001600D7">
        <w:rPr>
          <w:lang w:val="es-ES"/>
        </w:rPr>
        <w:t xml:space="preserve">os </w:t>
      </w:r>
      <w:r w:rsidR="001600D7" w:rsidRPr="001600D7">
        <w:rPr>
          <w:rStyle w:val="Textoennegrita"/>
          <w:lang w:val="es-ES"/>
        </w:rPr>
        <w:t>volúmenes EBS (</w:t>
      </w:r>
      <w:proofErr w:type="spellStart"/>
      <w:r w:rsidR="001600D7" w:rsidRPr="001600D7">
        <w:rPr>
          <w:rStyle w:val="Textoennegrita"/>
          <w:lang w:val="es-ES"/>
        </w:rPr>
        <w:t>Elastic</w:t>
      </w:r>
      <w:proofErr w:type="spellEnd"/>
      <w:r w:rsidR="001600D7" w:rsidRPr="001600D7">
        <w:rPr>
          <w:rStyle w:val="Textoennegrita"/>
          <w:lang w:val="es-ES"/>
        </w:rPr>
        <w:t xml:space="preserve"> Block Store)</w:t>
      </w:r>
      <w:r w:rsidR="001600D7" w:rsidRPr="001600D7">
        <w:rPr>
          <w:lang w:val="es-ES"/>
        </w:rPr>
        <w:t xml:space="preserve"> son discos duros virtuales que se pueden </w:t>
      </w:r>
      <w:r w:rsidR="001600D7">
        <w:rPr>
          <w:lang w:val="es-ES"/>
        </w:rPr>
        <w:t>asignar</w:t>
      </w:r>
      <w:r w:rsidR="001600D7" w:rsidRPr="001600D7">
        <w:rPr>
          <w:lang w:val="es-ES"/>
        </w:rPr>
        <w:t xml:space="preserve"> a las instancias EC2</w:t>
      </w:r>
      <w:r w:rsidR="001600D7">
        <w:rPr>
          <w:lang w:val="es-ES"/>
        </w:rPr>
        <w:t>, funcionan como almacenamiento persistente, para archivos de sistema operativo, datos o bases de datos si es necesario.</w:t>
      </w:r>
    </w:p>
    <w:p w:rsidR="001600D7" w:rsidRDefault="001600D7" w:rsidP="005535C9">
      <w:pPr>
        <w:spacing w:before="100" w:beforeAutospacing="1" w:after="100" w:afterAutospacing="1" w:line="240" w:lineRule="auto"/>
        <w:rPr>
          <w:lang w:val="es-ES"/>
        </w:rPr>
      </w:pPr>
      <w:r>
        <w:rPr>
          <w:lang w:val="es-ES"/>
        </w:rPr>
        <w:t>En este caso vamos a elegir la opción de HDD (st1), y digitamos que el “</w:t>
      </w:r>
      <w:proofErr w:type="spellStart"/>
      <w:r>
        <w:rPr>
          <w:lang w:val="es-ES"/>
        </w:rPr>
        <w:t>storage</w:t>
      </w:r>
      <w:proofErr w:type="spellEnd"/>
      <w:r>
        <w:rPr>
          <w:lang w:val="es-ES"/>
        </w:rPr>
        <w:t xml:space="preserve"> </w:t>
      </w:r>
      <w:proofErr w:type="spellStart"/>
      <w:r>
        <w:rPr>
          <w:lang w:val="es-ES"/>
        </w:rPr>
        <w:t>amount</w:t>
      </w:r>
      <w:proofErr w:type="spellEnd"/>
      <w:r>
        <w:rPr>
          <w:lang w:val="es-ES"/>
        </w:rPr>
        <w:t>” será de 500GB</w:t>
      </w:r>
    </w:p>
    <w:p w:rsidR="001600D7" w:rsidRDefault="001600D7" w:rsidP="005535C9">
      <w:pPr>
        <w:spacing w:before="100" w:beforeAutospacing="1" w:after="100" w:afterAutospacing="1" w:line="240" w:lineRule="auto"/>
        <w:rPr>
          <w:lang w:val="es-ES"/>
        </w:rPr>
      </w:pPr>
      <w:r>
        <w:rPr>
          <w:lang w:val="es-ES"/>
        </w:rPr>
        <w:t>En la opción “</w:t>
      </w:r>
      <w:proofErr w:type="spellStart"/>
      <w:r>
        <w:rPr>
          <w:lang w:val="es-ES"/>
        </w:rPr>
        <w:t>Snapshot</w:t>
      </w:r>
      <w:proofErr w:type="spellEnd"/>
      <w:r>
        <w:rPr>
          <w:lang w:val="es-ES"/>
        </w:rPr>
        <w:t xml:space="preserve"> </w:t>
      </w:r>
      <w:proofErr w:type="spellStart"/>
      <w:r>
        <w:rPr>
          <w:lang w:val="es-ES"/>
        </w:rPr>
        <w:t>Frequency</w:t>
      </w:r>
      <w:proofErr w:type="spellEnd"/>
      <w:r>
        <w:rPr>
          <w:lang w:val="es-ES"/>
        </w:rPr>
        <w:t xml:space="preserve">” se solicita poner </w:t>
      </w:r>
      <w:proofErr w:type="spellStart"/>
      <w:r>
        <w:rPr>
          <w:lang w:val="es-ES"/>
        </w:rPr>
        <w:t>snapshot</w:t>
      </w:r>
      <w:proofErr w:type="spellEnd"/>
      <w:r>
        <w:rPr>
          <w:lang w:val="es-ES"/>
        </w:rPr>
        <w:t xml:space="preserve"> diaria, por lo que seleccionamos en “</w:t>
      </w:r>
      <w:proofErr w:type="spellStart"/>
      <w:r>
        <w:rPr>
          <w:lang w:val="es-ES"/>
        </w:rPr>
        <w:t>Daily</w:t>
      </w:r>
      <w:proofErr w:type="spellEnd"/>
      <w:r>
        <w:rPr>
          <w:lang w:val="es-ES"/>
        </w:rPr>
        <w:t xml:space="preserve">” y debajo ponemos que el monto cambiado por </w:t>
      </w:r>
      <w:proofErr w:type="spellStart"/>
      <w:r>
        <w:rPr>
          <w:lang w:val="es-ES"/>
        </w:rPr>
        <w:t>snapshot</w:t>
      </w:r>
      <w:proofErr w:type="spellEnd"/>
      <w:r>
        <w:rPr>
          <w:lang w:val="es-ES"/>
        </w:rPr>
        <w:t xml:space="preserve"> será de 10 GB, esto se debe analizar dependiendo la aplicación que realizará los </w:t>
      </w:r>
      <w:proofErr w:type="gramStart"/>
      <w:r>
        <w:rPr>
          <w:lang w:val="es-ES"/>
        </w:rPr>
        <w:t>cambios</w:t>
      </w:r>
      <w:proofErr w:type="gramEnd"/>
      <w:r>
        <w:rPr>
          <w:lang w:val="es-ES"/>
        </w:rPr>
        <w:t xml:space="preserve"> pero habitualmente es un monto considerable que cambie la persistencia 10GB diarios.</w:t>
      </w:r>
    </w:p>
    <w:p w:rsidR="001600D7" w:rsidRDefault="001600D7" w:rsidP="005535C9">
      <w:pPr>
        <w:spacing w:before="100" w:beforeAutospacing="1" w:after="100" w:afterAutospacing="1" w:line="240" w:lineRule="auto"/>
        <w:rPr>
          <w:lang w:val="es-ES"/>
        </w:rPr>
      </w:pPr>
    </w:p>
    <w:p w:rsidR="001600D7" w:rsidRDefault="001600D7" w:rsidP="005535C9">
      <w:pPr>
        <w:spacing w:before="100" w:beforeAutospacing="1" w:after="100" w:afterAutospacing="1" w:line="240" w:lineRule="auto"/>
        <w:rPr>
          <w:lang w:val="es-ES"/>
        </w:rPr>
      </w:pPr>
      <w:r>
        <w:rPr>
          <w:noProof/>
        </w:rPr>
        <w:drawing>
          <wp:inline distT="0" distB="0" distL="0" distR="0" wp14:anchorId="532783BD" wp14:editId="29AEBD39">
            <wp:extent cx="5471770" cy="1863091"/>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5885" cy="1871302"/>
                    </a:xfrm>
                    <a:prstGeom prst="rect">
                      <a:avLst/>
                    </a:prstGeom>
                  </pic:spPr>
                </pic:pic>
              </a:graphicData>
            </a:graphic>
          </wp:inline>
        </w:drawing>
      </w:r>
    </w:p>
    <w:p w:rsidR="001600D7" w:rsidRDefault="00AC63D8" w:rsidP="005535C9">
      <w:pPr>
        <w:spacing w:before="100" w:beforeAutospacing="1" w:after="100" w:afterAutospacing="1" w:line="240" w:lineRule="auto"/>
        <w:rPr>
          <w:lang w:val="es-ES"/>
        </w:rPr>
      </w:pPr>
      <w:r>
        <w:rPr>
          <w:lang w:val="es-ES"/>
        </w:rPr>
        <w:t>El cálculo del costo del servicio de EBS es el siguiente:</w:t>
      </w:r>
    </w:p>
    <w:p w:rsidR="00AC63D8" w:rsidRPr="00AC63D8" w:rsidRDefault="00AC63D8" w:rsidP="00AC63D8">
      <w:pPr>
        <w:shd w:val="clear" w:color="auto" w:fill="FFFFFF"/>
        <w:spacing w:after="0" w:line="240" w:lineRule="auto"/>
        <w:rPr>
          <w:rFonts w:ascii="Arial" w:eastAsia="Times New Roman" w:hAnsi="Arial" w:cs="Arial"/>
          <w:color w:val="16191F"/>
          <w:sz w:val="21"/>
          <w:szCs w:val="21"/>
        </w:rPr>
      </w:pPr>
      <w:r w:rsidRPr="00AC63D8">
        <w:rPr>
          <w:rFonts w:ascii="Arial" w:eastAsia="Times New Roman" w:hAnsi="Arial" w:cs="Arial"/>
          <w:color w:val="16191F"/>
          <w:sz w:val="21"/>
          <w:szCs w:val="21"/>
        </w:rPr>
        <w:t>2,190 total EC2 hours / 730 hours in a month = 3.00 instance months</w:t>
      </w:r>
    </w:p>
    <w:p w:rsidR="00AC63D8" w:rsidRPr="00AC63D8" w:rsidRDefault="00AC63D8" w:rsidP="00AC63D8">
      <w:pPr>
        <w:shd w:val="clear" w:color="auto" w:fill="FFFFFF"/>
        <w:spacing w:after="0" w:line="240" w:lineRule="auto"/>
        <w:rPr>
          <w:rFonts w:ascii="Arial" w:eastAsia="Times New Roman" w:hAnsi="Arial" w:cs="Arial"/>
          <w:color w:val="16191F"/>
          <w:sz w:val="21"/>
          <w:szCs w:val="21"/>
        </w:rPr>
      </w:pPr>
      <w:r w:rsidRPr="00AC63D8">
        <w:rPr>
          <w:rFonts w:ascii="Arial" w:eastAsia="Times New Roman" w:hAnsi="Arial" w:cs="Arial"/>
          <w:color w:val="16191F"/>
          <w:sz w:val="21"/>
          <w:szCs w:val="21"/>
        </w:rPr>
        <w:t>500 GB x 3.00 instance months x 0.086 USD = 129.00 USD (EBS Storage Cost)</w:t>
      </w:r>
    </w:p>
    <w:p w:rsidR="00AC63D8" w:rsidRPr="00AC63D8" w:rsidRDefault="00AC63D8" w:rsidP="00AC63D8">
      <w:pPr>
        <w:shd w:val="clear" w:color="auto" w:fill="FFFFFF"/>
        <w:spacing w:after="0" w:line="240" w:lineRule="auto"/>
        <w:rPr>
          <w:rFonts w:ascii="Arial" w:eastAsia="Times New Roman" w:hAnsi="Arial" w:cs="Arial"/>
          <w:color w:val="16191F"/>
          <w:sz w:val="21"/>
          <w:szCs w:val="21"/>
        </w:rPr>
      </w:pPr>
      <w:r w:rsidRPr="00AC63D8">
        <w:rPr>
          <w:rFonts w:ascii="Arial" w:eastAsia="Times New Roman" w:hAnsi="Arial" w:cs="Arial"/>
          <w:b/>
          <w:bCs/>
          <w:color w:val="16191F"/>
          <w:sz w:val="21"/>
          <w:szCs w:val="21"/>
        </w:rPr>
        <w:t>EBS Storage Cost: 129.00 USD</w:t>
      </w:r>
    </w:p>
    <w:p w:rsidR="00AC63D8" w:rsidRPr="00AC63D8" w:rsidRDefault="00AC63D8" w:rsidP="00AC63D8">
      <w:pPr>
        <w:shd w:val="clear" w:color="auto" w:fill="FFFFFF"/>
        <w:spacing w:after="0" w:line="240" w:lineRule="auto"/>
        <w:rPr>
          <w:rFonts w:ascii="Arial" w:eastAsia="Times New Roman" w:hAnsi="Arial" w:cs="Arial"/>
          <w:color w:val="16191F"/>
          <w:sz w:val="21"/>
          <w:szCs w:val="21"/>
        </w:rPr>
      </w:pPr>
      <w:r w:rsidRPr="00AC63D8">
        <w:rPr>
          <w:rFonts w:ascii="Arial" w:eastAsia="Times New Roman" w:hAnsi="Arial" w:cs="Arial"/>
          <w:color w:val="16191F"/>
          <w:sz w:val="21"/>
          <w:szCs w:val="21"/>
        </w:rPr>
        <w:t>Total snapshots: 30</w:t>
      </w:r>
    </w:p>
    <w:p w:rsidR="00AC63D8" w:rsidRPr="00AC63D8" w:rsidRDefault="00AC63D8" w:rsidP="00AC63D8">
      <w:pPr>
        <w:shd w:val="clear" w:color="auto" w:fill="FFFFFF"/>
        <w:spacing w:after="0" w:line="240" w:lineRule="auto"/>
        <w:rPr>
          <w:rFonts w:ascii="Arial" w:eastAsia="Times New Roman" w:hAnsi="Arial" w:cs="Arial"/>
          <w:color w:val="16191F"/>
          <w:sz w:val="21"/>
          <w:szCs w:val="21"/>
        </w:rPr>
      </w:pPr>
      <w:r w:rsidRPr="00AC63D8">
        <w:rPr>
          <w:rFonts w:ascii="Arial" w:eastAsia="Times New Roman" w:hAnsi="Arial" w:cs="Arial"/>
          <w:color w:val="16191F"/>
          <w:sz w:val="21"/>
          <w:szCs w:val="21"/>
        </w:rPr>
        <w:t>Initial snapshot cost: 500 GB x 0.0680000000 = 34 USD</w:t>
      </w:r>
    </w:p>
    <w:p w:rsidR="00AC63D8" w:rsidRPr="00AC63D8" w:rsidRDefault="00AC63D8" w:rsidP="00AC63D8">
      <w:pPr>
        <w:shd w:val="clear" w:color="auto" w:fill="FFFFFF"/>
        <w:spacing w:after="0" w:line="240" w:lineRule="auto"/>
        <w:rPr>
          <w:rFonts w:ascii="Arial" w:eastAsia="Times New Roman" w:hAnsi="Arial" w:cs="Arial"/>
          <w:color w:val="16191F"/>
          <w:sz w:val="21"/>
          <w:szCs w:val="21"/>
        </w:rPr>
      </w:pPr>
      <w:r w:rsidRPr="00AC63D8">
        <w:rPr>
          <w:rFonts w:ascii="Arial" w:eastAsia="Times New Roman" w:hAnsi="Arial" w:cs="Arial"/>
          <w:color w:val="16191F"/>
          <w:sz w:val="21"/>
          <w:szCs w:val="21"/>
        </w:rPr>
        <w:t>Monthly cost of each snapshot: 10 GB x 0.0680000000 USD = 0.68 USD</w:t>
      </w:r>
    </w:p>
    <w:p w:rsidR="00AC63D8" w:rsidRPr="00AC63D8" w:rsidRDefault="00AC63D8" w:rsidP="00AC63D8">
      <w:pPr>
        <w:shd w:val="clear" w:color="auto" w:fill="FFFFFF"/>
        <w:spacing w:after="0" w:line="240" w:lineRule="auto"/>
        <w:rPr>
          <w:rFonts w:ascii="Arial" w:eastAsia="Times New Roman" w:hAnsi="Arial" w:cs="Arial"/>
          <w:color w:val="16191F"/>
          <w:sz w:val="21"/>
          <w:szCs w:val="21"/>
        </w:rPr>
      </w:pPr>
      <w:r w:rsidRPr="00AC63D8">
        <w:rPr>
          <w:rFonts w:ascii="Arial" w:eastAsia="Times New Roman" w:hAnsi="Arial" w:cs="Arial"/>
          <w:color w:val="16191F"/>
          <w:sz w:val="21"/>
          <w:szCs w:val="21"/>
        </w:rPr>
        <w:t>Discount for partial storage month: 0.68 USD x 50% = 0.34 USD</w:t>
      </w:r>
    </w:p>
    <w:p w:rsidR="00AC63D8" w:rsidRPr="00AC63D8" w:rsidRDefault="00AC63D8" w:rsidP="00AC63D8">
      <w:pPr>
        <w:shd w:val="clear" w:color="auto" w:fill="FFFFFF"/>
        <w:spacing w:after="0" w:line="240" w:lineRule="auto"/>
        <w:rPr>
          <w:rFonts w:ascii="Arial" w:eastAsia="Times New Roman" w:hAnsi="Arial" w:cs="Arial"/>
          <w:color w:val="16191F"/>
          <w:sz w:val="21"/>
          <w:szCs w:val="21"/>
        </w:rPr>
      </w:pPr>
      <w:r w:rsidRPr="00AC63D8">
        <w:rPr>
          <w:rFonts w:ascii="Arial" w:eastAsia="Times New Roman" w:hAnsi="Arial" w:cs="Arial"/>
          <w:color w:val="16191F"/>
          <w:sz w:val="21"/>
          <w:szCs w:val="21"/>
        </w:rPr>
        <w:t>Incremental snapshot cost: 0.34 USD x 30 = 10.2 USD</w:t>
      </w:r>
    </w:p>
    <w:p w:rsidR="00AC63D8" w:rsidRPr="00AC63D8" w:rsidRDefault="00AC63D8" w:rsidP="00AC63D8">
      <w:pPr>
        <w:shd w:val="clear" w:color="auto" w:fill="FFFFFF"/>
        <w:spacing w:after="0" w:line="240" w:lineRule="auto"/>
        <w:rPr>
          <w:rFonts w:ascii="Arial" w:eastAsia="Times New Roman" w:hAnsi="Arial" w:cs="Arial"/>
          <w:color w:val="16191F"/>
          <w:sz w:val="21"/>
          <w:szCs w:val="21"/>
        </w:rPr>
      </w:pPr>
      <w:r w:rsidRPr="00AC63D8">
        <w:rPr>
          <w:rFonts w:ascii="Arial" w:eastAsia="Times New Roman" w:hAnsi="Arial" w:cs="Arial"/>
          <w:color w:val="16191F"/>
          <w:sz w:val="21"/>
          <w:szCs w:val="21"/>
        </w:rPr>
        <w:t>Total snapshot cost: 34 USD + 10.2 USD = 44.2 USD</w:t>
      </w:r>
    </w:p>
    <w:p w:rsidR="00AC63D8" w:rsidRPr="00AC63D8" w:rsidRDefault="00AC63D8" w:rsidP="00AC63D8">
      <w:pPr>
        <w:shd w:val="clear" w:color="auto" w:fill="FFFFFF"/>
        <w:spacing w:after="0" w:line="240" w:lineRule="auto"/>
        <w:rPr>
          <w:rFonts w:ascii="Arial" w:eastAsia="Times New Roman" w:hAnsi="Arial" w:cs="Arial"/>
          <w:color w:val="16191F"/>
          <w:sz w:val="21"/>
          <w:szCs w:val="21"/>
        </w:rPr>
      </w:pPr>
      <w:r w:rsidRPr="00AC63D8">
        <w:rPr>
          <w:rFonts w:ascii="Arial" w:eastAsia="Times New Roman" w:hAnsi="Arial" w:cs="Arial"/>
          <w:color w:val="16191F"/>
          <w:sz w:val="21"/>
          <w:szCs w:val="21"/>
        </w:rPr>
        <w:t>44.20 USD x 3.00 instance months = 132.60 USD (total EBS snapshot cost)</w:t>
      </w:r>
    </w:p>
    <w:p w:rsidR="00AC63D8" w:rsidRPr="00AC63D8" w:rsidRDefault="00AC63D8" w:rsidP="00AC63D8">
      <w:pPr>
        <w:shd w:val="clear" w:color="auto" w:fill="FFFFFF"/>
        <w:spacing w:after="0" w:line="240" w:lineRule="auto"/>
        <w:rPr>
          <w:rFonts w:ascii="Arial" w:eastAsia="Times New Roman" w:hAnsi="Arial" w:cs="Arial"/>
          <w:color w:val="16191F"/>
          <w:sz w:val="21"/>
          <w:szCs w:val="21"/>
        </w:rPr>
      </w:pPr>
      <w:r w:rsidRPr="00AC63D8">
        <w:rPr>
          <w:rFonts w:ascii="Arial" w:eastAsia="Times New Roman" w:hAnsi="Arial" w:cs="Arial"/>
          <w:color w:val="16191F"/>
          <w:sz w:val="21"/>
          <w:szCs w:val="21"/>
        </w:rPr>
        <w:t>129.00 USD + 132.60 USD = 261.60 USD (Total EBS cost)</w:t>
      </w:r>
    </w:p>
    <w:p w:rsidR="00AC63D8" w:rsidRPr="00AC63D8" w:rsidRDefault="00AC63D8" w:rsidP="00AC63D8">
      <w:pPr>
        <w:shd w:val="clear" w:color="auto" w:fill="FFFFFF"/>
        <w:spacing w:after="0" w:line="240" w:lineRule="auto"/>
        <w:rPr>
          <w:rFonts w:ascii="Arial" w:eastAsia="Times New Roman" w:hAnsi="Arial" w:cs="Arial"/>
          <w:color w:val="16191F"/>
          <w:sz w:val="21"/>
          <w:szCs w:val="21"/>
        </w:rPr>
      </w:pPr>
      <w:r w:rsidRPr="00AC63D8">
        <w:rPr>
          <w:rFonts w:ascii="Arial" w:eastAsia="Times New Roman" w:hAnsi="Arial" w:cs="Arial"/>
          <w:b/>
          <w:bCs/>
          <w:color w:val="16191F"/>
          <w:sz w:val="21"/>
          <w:szCs w:val="21"/>
        </w:rPr>
        <w:t>Amazon Elastic Block Store (EBS) total cost (monthly): 261.60 USD</w:t>
      </w:r>
    </w:p>
    <w:p w:rsidR="00AC63D8" w:rsidRDefault="00AC63D8" w:rsidP="005535C9">
      <w:pPr>
        <w:spacing w:before="100" w:beforeAutospacing="1" w:after="100" w:afterAutospacing="1" w:line="240" w:lineRule="auto"/>
        <w:rPr>
          <w:lang w:val="es-ES"/>
        </w:rPr>
      </w:pPr>
      <w:r w:rsidRPr="00AC63D8">
        <w:rPr>
          <w:lang w:val="es-ES"/>
        </w:rPr>
        <w:t>Y debajo vemos el t</w:t>
      </w:r>
      <w:r>
        <w:rPr>
          <w:lang w:val="es-ES"/>
        </w:rPr>
        <w:t xml:space="preserve">otal de todo el servicio Amazon EC2 + EBS, que se contrataría con las condiciones detalladas </w:t>
      </w:r>
      <w:proofErr w:type="spellStart"/>
      <w:r>
        <w:rPr>
          <w:lang w:val="es-ES"/>
        </w:rPr>
        <w:t>mas</w:t>
      </w:r>
      <w:proofErr w:type="spellEnd"/>
      <w:r>
        <w:rPr>
          <w:lang w:val="es-ES"/>
        </w:rPr>
        <w:t xml:space="preserve"> arriba:</w:t>
      </w:r>
    </w:p>
    <w:p w:rsidR="00AC63D8" w:rsidRDefault="00AC63D8" w:rsidP="005535C9">
      <w:pPr>
        <w:spacing w:before="100" w:beforeAutospacing="1" w:after="100" w:afterAutospacing="1" w:line="240" w:lineRule="auto"/>
      </w:pPr>
      <w:r>
        <w:rPr>
          <w:noProof/>
        </w:rPr>
        <w:drawing>
          <wp:inline distT="0" distB="0" distL="0" distR="0" wp14:anchorId="4263E646" wp14:editId="7EA0DAA7">
            <wp:extent cx="3924300" cy="11334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24300" cy="1133475"/>
                    </a:xfrm>
                    <a:prstGeom prst="rect">
                      <a:avLst/>
                    </a:prstGeom>
                  </pic:spPr>
                </pic:pic>
              </a:graphicData>
            </a:graphic>
          </wp:inline>
        </w:drawing>
      </w:r>
    </w:p>
    <w:tbl>
      <w:tblPr>
        <w:tblW w:w="7220" w:type="dxa"/>
        <w:tblLook w:val="04A0" w:firstRow="1" w:lastRow="0" w:firstColumn="1" w:lastColumn="0" w:noHBand="0" w:noVBand="1"/>
      </w:tblPr>
      <w:tblGrid>
        <w:gridCol w:w="1780"/>
        <w:gridCol w:w="4240"/>
        <w:gridCol w:w="1200"/>
      </w:tblGrid>
      <w:tr w:rsidR="00AC63D8" w:rsidRPr="00AC63D8" w:rsidTr="00AC63D8">
        <w:trPr>
          <w:trHeight w:val="315"/>
        </w:trPr>
        <w:tc>
          <w:tcPr>
            <w:tcW w:w="178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C63D8" w:rsidRPr="00AC63D8" w:rsidRDefault="00AC63D8" w:rsidP="00AC63D8">
            <w:pPr>
              <w:spacing w:after="0" w:line="240" w:lineRule="auto"/>
              <w:jc w:val="center"/>
              <w:rPr>
                <w:rFonts w:ascii="Calibri" w:eastAsia="Times New Roman" w:hAnsi="Calibri" w:cs="Calibri"/>
                <w:b/>
                <w:bCs/>
                <w:color w:val="000000"/>
              </w:rPr>
            </w:pPr>
            <w:r w:rsidRPr="00AC63D8">
              <w:rPr>
                <w:rFonts w:ascii="Calibri" w:eastAsia="Times New Roman" w:hAnsi="Calibri" w:cs="Calibri"/>
                <w:b/>
                <w:bCs/>
                <w:color w:val="000000"/>
              </w:rPr>
              <w:t>Region</w:t>
            </w:r>
          </w:p>
        </w:tc>
        <w:tc>
          <w:tcPr>
            <w:tcW w:w="4240" w:type="dxa"/>
            <w:tcBorders>
              <w:top w:val="single" w:sz="8" w:space="0" w:color="auto"/>
              <w:left w:val="nil"/>
              <w:bottom w:val="single" w:sz="8" w:space="0" w:color="auto"/>
              <w:right w:val="single" w:sz="8" w:space="0" w:color="auto"/>
            </w:tcBorders>
            <w:shd w:val="clear" w:color="auto" w:fill="auto"/>
            <w:noWrap/>
            <w:vAlign w:val="bottom"/>
            <w:hideMark/>
          </w:tcPr>
          <w:p w:rsidR="00AC63D8" w:rsidRPr="00AC63D8" w:rsidRDefault="00AC63D8" w:rsidP="00AC63D8">
            <w:pPr>
              <w:spacing w:after="0" w:line="240" w:lineRule="auto"/>
              <w:jc w:val="center"/>
              <w:rPr>
                <w:rFonts w:ascii="Calibri" w:eastAsia="Times New Roman" w:hAnsi="Calibri" w:cs="Calibri"/>
                <w:b/>
                <w:bCs/>
                <w:color w:val="000000"/>
              </w:rPr>
            </w:pPr>
            <w:proofErr w:type="spellStart"/>
            <w:r w:rsidRPr="00AC63D8">
              <w:rPr>
                <w:rFonts w:ascii="Calibri" w:eastAsia="Times New Roman" w:hAnsi="Calibri" w:cs="Calibri"/>
                <w:b/>
                <w:bCs/>
                <w:color w:val="000000"/>
              </w:rPr>
              <w:t>Servicio</w:t>
            </w:r>
            <w:proofErr w:type="spellEnd"/>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rsidR="00AC63D8" w:rsidRPr="00AC63D8" w:rsidRDefault="00AC63D8" w:rsidP="00AC63D8">
            <w:pPr>
              <w:spacing w:after="0" w:line="240" w:lineRule="auto"/>
              <w:jc w:val="center"/>
              <w:rPr>
                <w:rFonts w:ascii="Calibri" w:eastAsia="Times New Roman" w:hAnsi="Calibri" w:cs="Calibri"/>
                <w:b/>
                <w:bCs/>
                <w:color w:val="000000"/>
              </w:rPr>
            </w:pPr>
            <w:proofErr w:type="spellStart"/>
            <w:r w:rsidRPr="00AC63D8">
              <w:rPr>
                <w:rFonts w:ascii="Calibri" w:eastAsia="Times New Roman" w:hAnsi="Calibri" w:cs="Calibri"/>
                <w:b/>
                <w:bCs/>
                <w:color w:val="000000"/>
              </w:rPr>
              <w:t>Costo</w:t>
            </w:r>
            <w:proofErr w:type="spellEnd"/>
          </w:p>
        </w:tc>
      </w:tr>
      <w:tr w:rsidR="00AC63D8" w:rsidRPr="00AC63D8" w:rsidTr="00AC63D8">
        <w:trPr>
          <w:trHeight w:val="300"/>
        </w:trPr>
        <w:tc>
          <w:tcPr>
            <w:tcW w:w="1780" w:type="dxa"/>
            <w:vMerge w:val="restart"/>
            <w:tcBorders>
              <w:top w:val="nil"/>
              <w:left w:val="single" w:sz="8" w:space="0" w:color="auto"/>
              <w:bottom w:val="single" w:sz="8" w:space="0" w:color="000000"/>
              <w:right w:val="single" w:sz="8" w:space="0" w:color="auto"/>
            </w:tcBorders>
            <w:shd w:val="clear" w:color="auto" w:fill="auto"/>
            <w:vAlign w:val="center"/>
            <w:hideMark/>
          </w:tcPr>
          <w:p w:rsidR="00AC63D8" w:rsidRPr="00AC63D8" w:rsidRDefault="00AC63D8" w:rsidP="00AC63D8">
            <w:pPr>
              <w:spacing w:after="0" w:line="240" w:lineRule="auto"/>
              <w:jc w:val="center"/>
              <w:rPr>
                <w:rFonts w:ascii="Calibri" w:eastAsia="Times New Roman" w:hAnsi="Calibri" w:cs="Calibri"/>
                <w:color w:val="000000"/>
              </w:rPr>
            </w:pPr>
            <w:r w:rsidRPr="00AC63D8">
              <w:rPr>
                <w:rFonts w:ascii="Calibri" w:eastAsia="Times New Roman" w:hAnsi="Calibri" w:cs="Calibri"/>
                <w:color w:val="000000"/>
              </w:rPr>
              <w:t>South America, Sao Paulo</w:t>
            </w:r>
          </w:p>
        </w:tc>
        <w:tc>
          <w:tcPr>
            <w:tcW w:w="4240" w:type="dxa"/>
            <w:tcBorders>
              <w:top w:val="nil"/>
              <w:left w:val="nil"/>
              <w:bottom w:val="single" w:sz="4" w:space="0" w:color="auto"/>
              <w:right w:val="single" w:sz="8" w:space="0" w:color="auto"/>
            </w:tcBorders>
            <w:shd w:val="clear" w:color="auto" w:fill="auto"/>
            <w:noWrap/>
            <w:vAlign w:val="bottom"/>
            <w:hideMark/>
          </w:tcPr>
          <w:p w:rsidR="00AC63D8" w:rsidRPr="00AC63D8" w:rsidRDefault="00AC63D8" w:rsidP="00AC63D8">
            <w:pPr>
              <w:spacing w:after="0" w:line="240" w:lineRule="auto"/>
              <w:rPr>
                <w:rFonts w:ascii="Calibri" w:eastAsia="Times New Roman" w:hAnsi="Calibri" w:cs="Calibri"/>
                <w:color w:val="000000"/>
              </w:rPr>
            </w:pPr>
            <w:r w:rsidRPr="00AC63D8">
              <w:rPr>
                <w:rFonts w:ascii="Calibri" w:eastAsia="Times New Roman" w:hAnsi="Calibri" w:cs="Calibri"/>
                <w:color w:val="000000"/>
              </w:rPr>
              <w:t xml:space="preserve">3 </w:t>
            </w:r>
            <w:proofErr w:type="spellStart"/>
            <w:r w:rsidRPr="00AC63D8">
              <w:rPr>
                <w:rFonts w:ascii="Calibri" w:eastAsia="Times New Roman" w:hAnsi="Calibri" w:cs="Calibri"/>
                <w:color w:val="000000"/>
              </w:rPr>
              <w:t>instancias</w:t>
            </w:r>
            <w:proofErr w:type="spellEnd"/>
            <w:r w:rsidRPr="00AC63D8">
              <w:rPr>
                <w:rFonts w:ascii="Calibri" w:eastAsia="Times New Roman" w:hAnsi="Calibri" w:cs="Calibri"/>
                <w:color w:val="000000"/>
              </w:rPr>
              <w:t xml:space="preserve"> t</w:t>
            </w:r>
            <w:proofErr w:type="gramStart"/>
            <w:r w:rsidRPr="00AC63D8">
              <w:rPr>
                <w:rFonts w:ascii="Calibri" w:eastAsia="Times New Roman" w:hAnsi="Calibri" w:cs="Calibri"/>
                <w:color w:val="000000"/>
              </w:rPr>
              <w:t>3.large</w:t>
            </w:r>
            <w:proofErr w:type="gramEnd"/>
            <w:r w:rsidRPr="00AC63D8">
              <w:rPr>
                <w:rFonts w:ascii="Calibri" w:eastAsia="Times New Roman" w:hAnsi="Calibri" w:cs="Calibri"/>
                <w:color w:val="000000"/>
              </w:rPr>
              <w:t xml:space="preserve"> Amazon EC2 </w:t>
            </w:r>
          </w:p>
        </w:tc>
        <w:tc>
          <w:tcPr>
            <w:tcW w:w="1200" w:type="dxa"/>
            <w:tcBorders>
              <w:top w:val="nil"/>
              <w:left w:val="nil"/>
              <w:bottom w:val="single" w:sz="4" w:space="0" w:color="auto"/>
              <w:right w:val="single" w:sz="8" w:space="0" w:color="auto"/>
            </w:tcBorders>
            <w:shd w:val="clear" w:color="auto" w:fill="auto"/>
            <w:noWrap/>
            <w:vAlign w:val="bottom"/>
            <w:hideMark/>
          </w:tcPr>
          <w:p w:rsidR="00AC63D8" w:rsidRPr="00AC63D8" w:rsidRDefault="00AC63D8" w:rsidP="00AC63D8">
            <w:pPr>
              <w:spacing w:after="0" w:line="240" w:lineRule="auto"/>
              <w:jc w:val="right"/>
              <w:rPr>
                <w:rFonts w:ascii="Calibri" w:eastAsia="Times New Roman" w:hAnsi="Calibri" w:cs="Calibri"/>
                <w:color w:val="000000"/>
              </w:rPr>
            </w:pPr>
            <w:r w:rsidRPr="00AC63D8">
              <w:rPr>
                <w:rFonts w:ascii="Calibri" w:eastAsia="Times New Roman" w:hAnsi="Calibri" w:cs="Calibri"/>
                <w:color w:val="000000"/>
              </w:rPr>
              <w:t>146.95</w:t>
            </w:r>
          </w:p>
        </w:tc>
      </w:tr>
      <w:tr w:rsidR="00AC63D8" w:rsidRPr="00AC63D8" w:rsidTr="00AC63D8">
        <w:trPr>
          <w:trHeight w:val="315"/>
        </w:trPr>
        <w:tc>
          <w:tcPr>
            <w:tcW w:w="1780" w:type="dxa"/>
            <w:vMerge/>
            <w:tcBorders>
              <w:top w:val="nil"/>
              <w:left w:val="single" w:sz="8" w:space="0" w:color="auto"/>
              <w:bottom w:val="single" w:sz="8" w:space="0" w:color="000000"/>
              <w:right w:val="single" w:sz="8" w:space="0" w:color="auto"/>
            </w:tcBorders>
            <w:vAlign w:val="center"/>
            <w:hideMark/>
          </w:tcPr>
          <w:p w:rsidR="00AC63D8" w:rsidRPr="00AC63D8" w:rsidRDefault="00AC63D8" w:rsidP="00AC63D8">
            <w:pPr>
              <w:spacing w:after="0" w:line="240" w:lineRule="auto"/>
              <w:rPr>
                <w:rFonts w:ascii="Calibri" w:eastAsia="Times New Roman" w:hAnsi="Calibri" w:cs="Calibri"/>
                <w:color w:val="000000"/>
              </w:rPr>
            </w:pPr>
          </w:p>
        </w:tc>
        <w:tc>
          <w:tcPr>
            <w:tcW w:w="4240" w:type="dxa"/>
            <w:tcBorders>
              <w:top w:val="nil"/>
              <w:left w:val="nil"/>
              <w:bottom w:val="single" w:sz="8" w:space="0" w:color="auto"/>
              <w:right w:val="single" w:sz="8" w:space="0" w:color="auto"/>
            </w:tcBorders>
            <w:shd w:val="clear" w:color="auto" w:fill="auto"/>
            <w:noWrap/>
            <w:vAlign w:val="bottom"/>
            <w:hideMark/>
          </w:tcPr>
          <w:p w:rsidR="00AC63D8" w:rsidRPr="00AC63D8" w:rsidRDefault="00AC63D8" w:rsidP="00AC63D8">
            <w:pPr>
              <w:spacing w:after="0" w:line="240" w:lineRule="auto"/>
              <w:rPr>
                <w:rFonts w:ascii="Calibri" w:eastAsia="Times New Roman" w:hAnsi="Calibri" w:cs="Calibri"/>
                <w:color w:val="000000"/>
              </w:rPr>
            </w:pPr>
            <w:r w:rsidRPr="00AC63D8">
              <w:rPr>
                <w:rFonts w:ascii="Calibri" w:eastAsia="Times New Roman" w:hAnsi="Calibri" w:cs="Calibri"/>
                <w:color w:val="000000"/>
              </w:rPr>
              <w:t xml:space="preserve">500Gb HD + Daily Snapshot (delta 10Gb) EBS </w:t>
            </w:r>
          </w:p>
        </w:tc>
        <w:tc>
          <w:tcPr>
            <w:tcW w:w="1200" w:type="dxa"/>
            <w:tcBorders>
              <w:top w:val="nil"/>
              <w:left w:val="nil"/>
              <w:bottom w:val="single" w:sz="8" w:space="0" w:color="auto"/>
              <w:right w:val="single" w:sz="8" w:space="0" w:color="auto"/>
            </w:tcBorders>
            <w:shd w:val="clear" w:color="auto" w:fill="auto"/>
            <w:noWrap/>
            <w:vAlign w:val="bottom"/>
            <w:hideMark/>
          </w:tcPr>
          <w:p w:rsidR="00AC63D8" w:rsidRPr="00AC63D8" w:rsidRDefault="00AC63D8" w:rsidP="00AC63D8">
            <w:pPr>
              <w:spacing w:after="0" w:line="240" w:lineRule="auto"/>
              <w:jc w:val="right"/>
              <w:rPr>
                <w:rFonts w:ascii="Calibri" w:eastAsia="Times New Roman" w:hAnsi="Calibri" w:cs="Calibri"/>
                <w:color w:val="000000"/>
              </w:rPr>
            </w:pPr>
            <w:r w:rsidRPr="00AC63D8">
              <w:rPr>
                <w:rFonts w:ascii="Calibri" w:eastAsia="Times New Roman" w:hAnsi="Calibri" w:cs="Calibri"/>
                <w:color w:val="000000"/>
              </w:rPr>
              <w:t>261.6</w:t>
            </w:r>
          </w:p>
        </w:tc>
      </w:tr>
      <w:tr w:rsidR="00AC63D8" w:rsidRPr="00AC63D8" w:rsidTr="00AC63D8">
        <w:trPr>
          <w:trHeight w:val="315"/>
        </w:trPr>
        <w:tc>
          <w:tcPr>
            <w:tcW w:w="1780" w:type="dxa"/>
            <w:tcBorders>
              <w:top w:val="nil"/>
              <w:left w:val="nil"/>
              <w:bottom w:val="nil"/>
              <w:right w:val="nil"/>
            </w:tcBorders>
            <w:shd w:val="clear" w:color="auto" w:fill="auto"/>
            <w:noWrap/>
            <w:vAlign w:val="bottom"/>
            <w:hideMark/>
          </w:tcPr>
          <w:p w:rsidR="00AC63D8" w:rsidRPr="00AC63D8" w:rsidRDefault="00AC63D8" w:rsidP="00AC63D8">
            <w:pPr>
              <w:spacing w:after="0" w:line="240" w:lineRule="auto"/>
              <w:jc w:val="right"/>
              <w:rPr>
                <w:rFonts w:ascii="Calibri" w:eastAsia="Times New Roman" w:hAnsi="Calibri" w:cs="Calibri"/>
                <w:color w:val="000000"/>
              </w:rPr>
            </w:pPr>
          </w:p>
        </w:tc>
        <w:tc>
          <w:tcPr>
            <w:tcW w:w="4240" w:type="dxa"/>
            <w:tcBorders>
              <w:top w:val="nil"/>
              <w:left w:val="nil"/>
              <w:bottom w:val="nil"/>
              <w:right w:val="nil"/>
            </w:tcBorders>
            <w:shd w:val="clear" w:color="auto" w:fill="auto"/>
            <w:noWrap/>
            <w:vAlign w:val="bottom"/>
            <w:hideMark/>
          </w:tcPr>
          <w:p w:rsidR="00AC63D8" w:rsidRPr="00AC63D8" w:rsidRDefault="00AC63D8" w:rsidP="00AC63D8">
            <w:pPr>
              <w:spacing w:after="0" w:line="240" w:lineRule="auto"/>
              <w:rPr>
                <w:rFonts w:ascii="Times New Roman" w:eastAsia="Times New Roman" w:hAnsi="Times New Roman" w:cs="Times New Roman"/>
                <w:sz w:val="20"/>
                <w:szCs w:val="20"/>
              </w:rPr>
            </w:pPr>
          </w:p>
        </w:tc>
        <w:tc>
          <w:tcPr>
            <w:tcW w:w="1200" w:type="dxa"/>
            <w:tcBorders>
              <w:top w:val="nil"/>
              <w:left w:val="single" w:sz="8" w:space="0" w:color="auto"/>
              <w:bottom w:val="single" w:sz="8" w:space="0" w:color="auto"/>
              <w:right w:val="single" w:sz="8" w:space="0" w:color="auto"/>
            </w:tcBorders>
            <w:shd w:val="clear" w:color="auto" w:fill="auto"/>
            <w:noWrap/>
            <w:vAlign w:val="bottom"/>
            <w:hideMark/>
          </w:tcPr>
          <w:p w:rsidR="00AC63D8" w:rsidRPr="00AC63D8" w:rsidRDefault="00AC63D8" w:rsidP="00AC63D8">
            <w:pPr>
              <w:spacing w:after="0" w:line="240" w:lineRule="auto"/>
              <w:jc w:val="right"/>
              <w:rPr>
                <w:rFonts w:ascii="Calibri" w:eastAsia="Times New Roman" w:hAnsi="Calibri" w:cs="Calibri"/>
                <w:b/>
                <w:bCs/>
              </w:rPr>
            </w:pPr>
            <w:r w:rsidRPr="00AC63D8">
              <w:rPr>
                <w:rFonts w:ascii="Calibri" w:eastAsia="Times New Roman" w:hAnsi="Calibri" w:cs="Calibri"/>
                <w:b/>
                <w:bCs/>
              </w:rPr>
              <w:t>408.55</w:t>
            </w:r>
          </w:p>
        </w:tc>
      </w:tr>
    </w:tbl>
    <w:p w:rsidR="00AC63D8" w:rsidRDefault="00AC63D8" w:rsidP="005535C9">
      <w:pPr>
        <w:spacing w:before="100" w:beforeAutospacing="1" w:after="100" w:afterAutospacing="1" w:line="240" w:lineRule="auto"/>
        <w:rPr>
          <w:lang w:val="es-ES"/>
        </w:rPr>
      </w:pPr>
      <w:r w:rsidRPr="00AC63D8">
        <w:rPr>
          <w:lang w:val="es-ES"/>
        </w:rPr>
        <w:t>Ahora revisemos los mismos s</w:t>
      </w:r>
      <w:r>
        <w:rPr>
          <w:lang w:val="es-ES"/>
        </w:rPr>
        <w:t>ervicios en otras dos regiones:</w:t>
      </w:r>
    </w:p>
    <w:p w:rsidR="000F76F7" w:rsidRDefault="000F76F7" w:rsidP="005535C9">
      <w:pPr>
        <w:spacing w:before="100" w:beforeAutospacing="1" w:after="100" w:afterAutospacing="1" w:line="240" w:lineRule="auto"/>
        <w:rPr>
          <w:lang w:val="es-ES"/>
        </w:rPr>
      </w:pPr>
      <w:r>
        <w:rPr>
          <w:lang w:val="es-ES"/>
        </w:rPr>
        <w:t xml:space="preserve">Es conveniente por conectividad, usar 2 regiones de </w:t>
      </w:r>
      <w:proofErr w:type="spellStart"/>
      <w:r>
        <w:rPr>
          <w:lang w:val="es-ES"/>
        </w:rPr>
        <w:t>NorteAmerica</w:t>
      </w:r>
      <w:proofErr w:type="spellEnd"/>
    </w:p>
    <w:p w:rsidR="000F76F7" w:rsidRDefault="000F76F7" w:rsidP="005535C9">
      <w:pPr>
        <w:spacing w:before="100" w:beforeAutospacing="1" w:after="100" w:afterAutospacing="1" w:line="240" w:lineRule="auto"/>
        <w:rPr>
          <w:lang w:val="es-ES"/>
        </w:rPr>
      </w:pPr>
      <w:r w:rsidRPr="000F76F7">
        <w:rPr>
          <w:lang w:val="es-ES"/>
        </w:rPr>
        <w:lastRenderedPageBreak/>
        <w:t xml:space="preserve">Cambio a </w:t>
      </w:r>
      <w:r w:rsidRPr="004F42A8">
        <w:rPr>
          <w:b/>
          <w:lang w:val="es-ES"/>
        </w:rPr>
        <w:t>US East (Ohio)</w:t>
      </w:r>
      <w:r w:rsidRPr="000F76F7">
        <w:rPr>
          <w:lang w:val="es-ES"/>
        </w:rPr>
        <w:t xml:space="preserve"> y e</w:t>
      </w:r>
      <w:r>
        <w:rPr>
          <w:lang w:val="es-ES"/>
        </w:rPr>
        <w:t>l sitio hace el cálculo automáticamente con los servicios ya seleccionados de Amazon EC2</w:t>
      </w:r>
    </w:p>
    <w:p w:rsidR="000F76F7" w:rsidRDefault="000F76F7" w:rsidP="005535C9">
      <w:pPr>
        <w:spacing w:before="100" w:beforeAutospacing="1" w:after="100" w:afterAutospacing="1" w:line="240" w:lineRule="auto"/>
        <w:rPr>
          <w:lang w:val="es-ES"/>
        </w:rPr>
      </w:pPr>
      <w:r>
        <w:rPr>
          <w:noProof/>
        </w:rPr>
        <w:drawing>
          <wp:inline distT="0" distB="0" distL="0" distR="0" wp14:anchorId="5EE34110" wp14:editId="18E1511A">
            <wp:extent cx="5943600" cy="96139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961390"/>
                    </a:xfrm>
                    <a:prstGeom prst="rect">
                      <a:avLst/>
                    </a:prstGeom>
                  </pic:spPr>
                </pic:pic>
              </a:graphicData>
            </a:graphic>
          </wp:inline>
        </w:drawing>
      </w:r>
    </w:p>
    <w:p w:rsidR="008842C0" w:rsidRDefault="008842C0" w:rsidP="005535C9">
      <w:pPr>
        <w:spacing w:before="100" w:beforeAutospacing="1" w:after="100" w:afterAutospacing="1" w:line="240" w:lineRule="auto"/>
        <w:rPr>
          <w:lang w:val="es-ES"/>
        </w:rPr>
      </w:pPr>
      <w:r>
        <w:rPr>
          <w:lang w:val="es-ES"/>
        </w:rPr>
        <w:t>Debajo el costo de las 3 instancias de EC2 se reduce a 90.45 U$D, con respecto a los 146.95 de Sao Paulo.</w:t>
      </w:r>
    </w:p>
    <w:p w:rsidR="000F76F7" w:rsidRDefault="000F76F7" w:rsidP="005535C9">
      <w:pPr>
        <w:spacing w:before="100" w:beforeAutospacing="1" w:after="100" w:afterAutospacing="1" w:line="240" w:lineRule="auto"/>
        <w:rPr>
          <w:lang w:val="es-ES"/>
        </w:rPr>
      </w:pPr>
      <w:r>
        <w:rPr>
          <w:lang w:val="es-ES"/>
        </w:rPr>
        <w:t>Lo que se debe configurar de nuevo es el EBS:</w:t>
      </w:r>
    </w:p>
    <w:p w:rsidR="000F76F7" w:rsidRPr="004F42A8" w:rsidRDefault="000F76F7" w:rsidP="005535C9">
      <w:pPr>
        <w:spacing w:before="100" w:beforeAutospacing="1" w:after="100" w:afterAutospacing="1" w:line="240" w:lineRule="auto"/>
      </w:pPr>
      <w:r>
        <w:rPr>
          <w:noProof/>
        </w:rPr>
        <w:drawing>
          <wp:inline distT="0" distB="0" distL="0" distR="0" wp14:anchorId="51EB44A3" wp14:editId="3BEF95C0">
            <wp:extent cx="5943600" cy="19443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44370"/>
                    </a:xfrm>
                    <a:prstGeom prst="rect">
                      <a:avLst/>
                    </a:prstGeom>
                  </pic:spPr>
                </pic:pic>
              </a:graphicData>
            </a:graphic>
          </wp:inline>
        </w:drawing>
      </w:r>
    </w:p>
    <w:p w:rsidR="004F42A8" w:rsidRDefault="004F42A8" w:rsidP="005535C9">
      <w:pPr>
        <w:spacing w:before="100" w:beforeAutospacing="1" w:after="100" w:afterAutospacing="1" w:line="240" w:lineRule="auto"/>
        <w:rPr>
          <w:lang w:val="es-ES"/>
        </w:rPr>
      </w:pPr>
      <w:r>
        <w:rPr>
          <w:lang w:val="es-ES"/>
        </w:rPr>
        <w:t>Cuando configuramos el EBS</w:t>
      </w:r>
      <w:r w:rsidR="008842C0">
        <w:rPr>
          <w:lang w:val="es-ES"/>
        </w:rPr>
        <w:t xml:space="preserve">, también </w:t>
      </w:r>
      <w:r>
        <w:rPr>
          <w:lang w:val="es-ES"/>
        </w:rPr>
        <w:t>vemos diferencias con respecto a los costos con Sao Paulo</w:t>
      </w:r>
      <w:r w:rsidRPr="004F42A8">
        <w:rPr>
          <w:lang w:val="es-ES"/>
        </w:rPr>
        <w:t>:</w:t>
      </w:r>
    </w:p>
    <w:p w:rsidR="004F42A8" w:rsidRPr="004F42A8" w:rsidRDefault="004F42A8" w:rsidP="004F42A8">
      <w:pPr>
        <w:shd w:val="clear" w:color="auto" w:fill="FFFFFF"/>
        <w:spacing w:after="0" w:line="240" w:lineRule="auto"/>
        <w:rPr>
          <w:rFonts w:ascii="Arial" w:eastAsia="Times New Roman" w:hAnsi="Arial" w:cs="Arial"/>
          <w:color w:val="16191F"/>
          <w:sz w:val="21"/>
          <w:szCs w:val="21"/>
        </w:rPr>
      </w:pPr>
      <w:r w:rsidRPr="004F42A8">
        <w:rPr>
          <w:rFonts w:ascii="Arial" w:eastAsia="Times New Roman" w:hAnsi="Arial" w:cs="Arial"/>
          <w:color w:val="16191F"/>
          <w:sz w:val="21"/>
          <w:szCs w:val="21"/>
        </w:rPr>
        <w:t>2,190 total EC2 hours / 730 hours in a month = 3.00 instance months</w:t>
      </w:r>
    </w:p>
    <w:p w:rsidR="004F42A8" w:rsidRPr="004F42A8" w:rsidRDefault="004F42A8" w:rsidP="004F42A8">
      <w:pPr>
        <w:shd w:val="clear" w:color="auto" w:fill="FFFFFF"/>
        <w:spacing w:after="0" w:line="240" w:lineRule="auto"/>
        <w:rPr>
          <w:rFonts w:ascii="Arial" w:eastAsia="Times New Roman" w:hAnsi="Arial" w:cs="Arial"/>
          <w:color w:val="16191F"/>
          <w:sz w:val="21"/>
          <w:szCs w:val="21"/>
        </w:rPr>
      </w:pPr>
      <w:r w:rsidRPr="004F42A8">
        <w:rPr>
          <w:rFonts w:ascii="Arial" w:eastAsia="Times New Roman" w:hAnsi="Arial" w:cs="Arial"/>
          <w:color w:val="16191F"/>
          <w:sz w:val="21"/>
          <w:szCs w:val="21"/>
        </w:rPr>
        <w:t>500 GB x 3.00 instance months x 0.045 USD = 67.50 USD (EBS Storage Cost)</w:t>
      </w:r>
    </w:p>
    <w:p w:rsidR="004F42A8" w:rsidRPr="004F42A8" w:rsidRDefault="004F42A8" w:rsidP="004F42A8">
      <w:pPr>
        <w:shd w:val="clear" w:color="auto" w:fill="FFFFFF"/>
        <w:spacing w:after="0" w:line="240" w:lineRule="auto"/>
        <w:rPr>
          <w:rFonts w:ascii="Arial" w:eastAsia="Times New Roman" w:hAnsi="Arial" w:cs="Arial"/>
          <w:color w:val="16191F"/>
          <w:sz w:val="21"/>
          <w:szCs w:val="21"/>
        </w:rPr>
      </w:pPr>
      <w:r w:rsidRPr="004F42A8">
        <w:rPr>
          <w:rFonts w:ascii="Arial" w:eastAsia="Times New Roman" w:hAnsi="Arial" w:cs="Arial"/>
          <w:b/>
          <w:bCs/>
          <w:color w:val="16191F"/>
          <w:sz w:val="21"/>
          <w:szCs w:val="21"/>
        </w:rPr>
        <w:t>EBS Storage Cost: 67.50 USD</w:t>
      </w:r>
    </w:p>
    <w:p w:rsidR="004F42A8" w:rsidRPr="004F42A8" w:rsidRDefault="004F42A8" w:rsidP="004F42A8">
      <w:pPr>
        <w:shd w:val="clear" w:color="auto" w:fill="FFFFFF"/>
        <w:spacing w:after="0" w:line="240" w:lineRule="auto"/>
        <w:rPr>
          <w:rFonts w:ascii="Arial" w:eastAsia="Times New Roman" w:hAnsi="Arial" w:cs="Arial"/>
          <w:color w:val="16191F"/>
          <w:sz w:val="21"/>
          <w:szCs w:val="21"/>
        </w:rPr>
      </w:pPr>
      <w:r w:rsidRPr="004F42A8">
        <w:rPr>
          <w:rFonts w:ascii="Arial" w:eastAsia="Times New Roman" w:hAnsi="Arial" w:cs="Arial"/>
          <w:color w:val="16191F"/>
          <w:sz w:val="21"/>
          <w:szCs w:val="21"/>
        </w:rPr>
        <w:t>Total snapshots: 30</w:t>
      </w:r>
    </w:p>
    <w:p w:rsidR="004F42A8" w:rsidRPr="004F42A8" w:rsidRDefault="004F42A8" w:rsidP="004F42A8">
      <w:pPr>
        <w:shd w:val="clear" w:color="auto" w:fill="FFFFFF"/>
        <w:spacing w:after="0" w:line="240" w:lineRule="auto"/>
        <w:rPr>
          <w:rFonts w:ascii="Arial" w:eastAsia="Times New Roman" w:hAnsi="Arial" w:cs="Arial"/>
          <w:color w:val="16191F"/>
          <w:sz w:val="21"/>
          <w:szCs w:val="21"/>
        </w:rPr>
      </w:pPr>
      <w:r w:rsidRPr="004F42A8">
        <w:rPr>
          <w:rFonts w:ascii="Arial" w:eastAsia="Times New Roman" w:hAnsi="Arial" w:cs="Arial"/>
          <w:color w:val="16191F"/>
          <w:sz w:val="21"/>
          <w:szCs w:val="21"/>
        </w:rPr>
        <w:t>Initial snapshot cost: 500 GB x 0.0500000000 = 25 USD</w:t>
      </w:r>
    </w:p>
    <w:p w:rsidR="004F42A8" w:rsidRPr="004F42A8" w:rsidRDefault="004F42A8" w:rsidP="004F42A8">
      <w:pPr>
        <w:shd w:val="clear" w:color="auto" w:fill="FFFFFF"/>
        <w:spacing w:after="0" w:line="240" w:lineRule="auto"/>
        <w:rPr>
          <w:rFonts w:ascii="Arial" w:eastAsia="Times New Roman" w:hAnsi="Arial" w:cs="Arial"/>
          <w:color w:val="16191F"/>
          <w:sz w:val="21"/>
          <w:szCs w:val="21"/>
        </w:rPr>
      </w:pPr>
      <w:r w:rsidRPr="004F42A8">
        <w:rPr>
          <w:rFonts w:ascii="Arial" w:eastAsia="Times New Roman" w:hAnsi="Arial" w:cs="Arial"/>
          <w:color w:val="16191F"/>
          <w:sz w:val="21"/>
          <w:szCs w:val="21"/>
        </w:rPr>
        <w:t>Monthly cost of each snapshot: 10 GB x 0.0500000000 USD = 0.5 USD</w:t>
      </w:r>
    </w:p>
    <w:p w:rsidR="004F42A8" w:rsidRPr="004F42A8" w:rsidRDefault="004F42A8" w:rsidP="004F42A8">
      <w:pPr>
        <w:shd w:val="clear" w:color="auto" w:fill="FFFFFF"/>
        <w:spacing w:after="0" w:line="240" w:lineRule="auto"/>
        <w:rPr>
          <w:rFonts w:ascii="Arial" w:eastAsia="Times New Roman" w:hAnsi="Arial" w:cs="Arial"/>
          <w:color w:val="16191F"/>
          <w:sz w:val="21"/>
          <w:szCs w:val="21"/>
        </w:rPr>
      </w:pPr>
      <w:r w:rsidRPr="004F42A8">
        <w:rPr>
          <w:rFonts w:ascii="Arial" w:eastAsia="Times New Roman" w:hAnsi="Arial" w:cs="Arial"/>
          <w:color w:val="16191F"/>
          <w:sz w:val="21"/>
          <w:szCs w:val="21"/>
        </w:rPr>
        <w:t>Discount for partial storage month: 0.5 USD x 50% = 0.25 USD</w:t>
      </w:r>
    </w:p>
    <w:p w:rsidR="004F42A8" w:rsidRPr="004F42A8" w:rsidRDefault="004F42A8" w:rsidP="004F42A8">
      <w:pPr>
        <w:shd w:val="clear" w:color="auto" w:fill="FFFFFF"/>
        <w:spacing w:after="0" w:line="240" w:lineRule="auto"/>
        <w:rPr>
          <w:rFonts w:ascii="Arial" w:eastAsia="Times New Roman" w:hAnsi="Arial" w:cs="Arial"/>
          <w:color w:val="16191F"/>
          <w:sz w:val="21"/>
          <w:szCs w:val="21"/>
        </w:rPr>
      </w:pPr>
      <w:r w:rsidRPr="004F42A8">
        <w:rPr>
          <w:rFonts w:ascii="Arial" w:eastAsia="Times New Roman" w:hAnsi="Arial" w:cs="Arial"/>
          <w:color w:val="16191F"/>
          <w:sz w:val="21"/>
          <w:szCs w:val="21"/>
        </w:rPr>
        <w:t>Incremental snapshot cost: 0.25 USD x 30 = 7.5 USD</w:t>
      </w:r>
    </w:p>
    <w:p w:rsidR="004F42A8" w:rsidRPr="004F42A8" w:rsidRDefault="004F42A8" w:rsidP="004F42A8">
      <w:pPr>
        <w:shd w:val="clear" w:color="auto" w:fill="FFFFFF"/>
        <w:spacing w:after="0" w:line="240" w:lineRule="auto"/>
        <w:rPr>
          <w:rFonts w:ascii="Arial" w:eastAsia="Times New Roman" w:hAnsi="Arial" w:cs="Arial"/>
          <w:color w:val="16191F"/>
          <w:sz w:val="21"/>
          <w:szCs w:val="21"/>
        </w:rPr>
      </w:pPr>
      <w:r w:rsidRPr="004F42A8">
        <w:rPr>
          <w:rFonts w:ascii="Arial" w:eastAsia="Times New Roman" w:hAnsi="Arial" w:cs="Arial"/>
          <w:color w:val="16191F"/>
          <w:sz w:val="21"/>
          <w:szCs w:val="21"/>
        </w:rPr>
        <w:t>Total snapshot cost: 25 USD + 7.5 USD = 32.5 USD</w:t>
      </w:r>
    </w:p>
    <w:p w:rsidR="004F42A8" w:rsidRPr="004F42A8" w:rsidRDefault="004F42A8" w:rsidP="004F42A8">
      <w:pPr>
        <w:shd w:val="clear" w:color="auto" w:fill="FFFFFF"/>
        <w:spacing w:after="0" w:line="240" w:lineRule="auto"/>
        <w:rPr>
          <w:rFonts w:ascii="Arial" w:eastAsia="Times New Roman" w:hAnsi="Arial" w:cs="Arial"/>
          <w:color w:val="16191F"/>
          <w:sz w:val="21"/>
          <w:szCs w:val="21"/>
        </w:rPr>
      </w:pPr>
      <w:r w:rsidRPr="004F42A8">
        <w:rPr>
          <w:rFonts w:ascii="Arial" w:eastAsia="Times New Roman" w:hAnsi="Arial" w:cs="Arial"/>
          <w:color w:val="16191F"/>
          <w:sz w:val="21"/>
          <w:szCs w:val="21"/>
        </w:rPr>
        <w:t>32.50 USD x 3.00 instance months = 97.50 USD (total EBS snapshot cost)</w:t>
      </w:r>
    </w:p>
    <w:p w:rsidR="004F42A8" w:rsidRPr="004F42A8" w:rsidRDefault="004F42A8" w:rsidP="004F42A8">
      <w:pPr>
        <w:shd w:val="clear" w:color="auto" w:fill="FFFFFF"/>
        <w:spacing w:after="0" w:line="240" w:lineRule="auto"/>
        <w:rPr>
          <w:rFonts w:ascii="Arial" w:eastAsia="Times New Roman" w:hAnsi="Arial" w:cs="Arial"/>
          <w:color w:val="16191F"/>
          <w:sz w:val="21"/>
          <w:szCs w:val="21"/>
        </w:rPr>
      </w:pPr>
      <w:r w:rsidRPr="004F42A8">
        <w:rPr>
          <w:rFonts w:ascii="Arial" w:eastAsia="Times New Roman" w:hAnsi="Arial" w:cs="Arial"/>
          <w:color w:val="16191F"/>
          <w:sz w:val="21"/>
          <w:szCs w:val="21"/>
        </w:rPr>
        <w:t>67.50 USD + 97.50 USD = 165.00 USD (Total EBS cost)</w:t>
      </w:r>
    </w:p>
    <w:p w:rsidR="004F42A8" w:rsidRPr="004F42A8" w:rsidRDefault="004F42A8" w:rsidP="004F42A8">
      <w:pPr>
        <w:shd w:val="clear" w:color="auto" w:fill="FFFFFF"/>
        <w:spacing w:after="0" w:line="240" w:lineRule="auto"/>
        <w:rPr>
          <w:rFonts w:ascii="Arial" w:eastAsia="Times New Roman" w:hAnsi="Arial" w:cs="Arial"/>
          <w:color w:val="16191F"/>
          <w:sz w:val="21"/>
          <w:szCs w:val="21"/>
        </w:rPr>
      </w:pPr>
      <w:r w:rsidRPr="004F42A8">
        <w:rPr>
          <w:rFonts w:ascii="Arial" w:eastAsia="Times New Roman" w:hAnsi="Arial" w:cs="Arial"/>
          <w:b/>
          <w:bCs/>
          <w:color w:val="16191F"/>
          <w:sz w:val="21"/>
          <w:szCs w:val="21"/>
        </w:rPr>
        <w:t>Amazon Elastic Block Store (EBS) total cost (monthly): 165.00 USD</w:t>
      </w:r>
    </w:p>
    <w:p w:rsidR="004F42A8" w:rsidRDefault="004F42A8" w:rsidP="005535C9">
      <w:pPr>
        <w:spacing w:before="100" w:beforeAutospacing="1" w:after="100" w:afterAutospacing="1" w:line="240" w:lineRule="auto"/>
        <w:rPr>
          <w:lang w:val="es-ES"/>
        </w:rPr>
      </w:pPr>
      <w:r w:rsidRPr="004F42A8">
        <w:rPr>
          <w:lang w:val="es-ES"/>
        </w:rPr>
        <w:t xml:space="preserve">Si analizamos esta información </w:t>
      </w:r>
      <w:r>
        <w:rPr>
          <w:lang w:val="es-ES"/>
        </w:rPr>
        <w:t>comparándola contra Sao Paulo, vemos reducción en algunos costos:</w:t>
      </w:r>
    </w:p>
    <w:p w:rsidR="004F42A8" w:rsidRDefault="008842C0" w:rsidP="008842C0">
      <w:pPr>
        <w:pStyle w:val="Prrafodelista"/>
        <w:widowControl w:val="0"/>
        <w:numPr>
          <w:ilvl w:val="0"/>
          <w:numId w:val="4"/>
        </w:numPr>
        <w:suppressLineNumbers/>
        <w:spacing w:after="0" w:line="240" w:lineRule="auto"/>
        <w:rPr>
          <w:rFonts w:ascii="Calibri" w:eastAsia="Times New Roman" w:hAnsi="Calibri" w:cs="Calibri"/>
          <w:color w:val="000000"/>
          <w:lang w:val="es-ES"/>
        </w:rPr>
      </w:pPr>
      <w:r w:rsidRPr="008842C0">
        <w:rPr>
          <w:rFonts w:ascii="Calibri" w:eastAsia="Times New Roman" w:hAnsi="Calibri" w:cs="Calibri"/>
          <w:color w:val="000000"/>
          <w:lang w:val="es-ES"/>
        </w:rPr>
        <w:t>1 Gb de almacenamiento en Sao Paulo cuesta 0.086 U</w:t>
      </w:r>
      <w:r>
        <w:rPr>
          <w:rFonts w:ascii="Calibri" w:eastAsia="Times New Roman" w:hAnsi="Calibri" w:cs="Calibri"/>
          <w:color w:val="000000"/>
          <w:lang w:val="es-ES"/>
        </w:rPr>
        <w:t>$D</w:t>
      </w:r>
      <w:r w:rsidRPr="008842C0">
        <w:rPr>
          <w:rFonts w:ascii="Calibri" w:eastAsia="Times New Roman" w:hAnsi="Calibri" w:cs="Calibri"/>
          <w:color w:val="000000"/>
          <w:lang w:val="es-ES"/>
        </w:rPr>
        <w:t xml:space="preserve"> en Ohio 0.045</w:t>
      </w:r>
    </w:p>
    <w:p w:rsidR="008842C0" w:rsidRDefault="008842C0" w:rsidP="008842C0">
      <w:pPr>
        <w:pStyle w:val="Prrafodelista"/>
        <w:widowControl w:val="0"/>
        <w:numPr>
          <w:ilvl w:val="0"/>
          <w:numId w:val="4"/>
        </w:numPr>
        <w:suppressLineNumbers/>
        <w:spacing w:after="0" w:line="240" w:lineRule="auto"/>
        <w:rPr>
          <w:rFonts w:ascii="Calibri" w:eastAsia="Times New Roman" w:hAnsi="Calibri" w:cs="Calibri"/>
          <w:color w:val="000000"/>
          <w:lang w:val="es-ES"/>
        </w:rPr>
      </w:pPr>
      <w:r>
        <w:rPr>
          <w:rFonts w:ascii="Calibri" w:eastAsia="Times New Roman" w:hAnsi="Calibri" w:cs="Calibri"/>
          <w:color w:val="000000"/>
          <w:lang w:val="es-ES"/>
        </w:rPr>
        <w:t xml:space="preserve">Todos los cálculos de la gestión de los </w:t>
      </w:r>
      <w:proofErr w:type="spellStart"/>
      <w:r>
        <w:rPr>
          <w:rFonts w:ascii="Calibri" w:eastAsia="Times New Roman" w:hAnsi="Calibri" w:cs="Calibri"/>
          <w:color w:val="000000"/>
          <w:lang w:val="es-ES"/>
        </w:rPr>
        <w:t>snapshots</w:t>
      </w:r>
      <w:proofErr w:type="spellEnd"/>
      <w:r>
        <w:rPr>
          <w:rFonts w:ascii="Calibri" w:eastAsia="Times New Roman" w:hAnsi="Calibri" w:cs="Calibri"/>
          <w:color w:val="000000"/>
          <w:lang w:val="es-ES"/>
        </w:rPr>
        <w:t xml:space="preserve">, en Sao Paulo se calcula </w:t>
      </w:r>
      <w:r w:rsidR="0073766C">
        <w:rPr>
          <w:rFonts w:ascii="Calibri" w:eastAsia="Times New Roman" w:hAnsi="Calibri" w:cs="Calibri"/>
          <w:color w:val="000000"/>
          <w:lang w:val="es-ES"/>
        </w:rPr>
        <w:t xml:space="preserve">(el Gb) </w:t>
      </w:r>
      <w:r>
        <w:rPr>
          <w:rFonts w:ascii="Calibri" w:eastAsia="Times New Roman" w:hAnsi="Calibri" w:cs="Calibri"/>
          <w:color w:val="000000"/>
          <w:lang w:val="es-ES"/>
        </w:rPr>
        <w:t xml:space="preserve">por 0.68 U$D mientras </w:t>
      </w:r>
      <w:proofErr w:type="gramStart"/>
      <w:r>
        <w:rPr>
          <w:rFonts w:ascii="Calibri" w:eastAsia="Times New Roman" w:hAnsi="Calibri" w:cs="Calibri"/>
          <w:color w:val="000000"/>
          <w:lang w:val="es-ES"/>
        </w:rPr>
        <w:t>que</w:t>
      </w:r>
      <w:proofErr w:type="gramEnd"/>
      <w:r>
        <w:rPr>
          <w:rFonts w:ascii="Calibri" w:eastAsia="Times New Roman" w:hAnsi="Calibri" w:cs="Calibri"/>
          <w:color w:val="000000"/>
          <w:lang w:val="es-ES"/>
        </w:rPr>
        <w:t xml:space="preserve"> en Ohio, los cálculos son por 0.5.</w:t>
      </w:r>
    </w:p>
    <w:p w:rsidR="008842C0" w:rsidRPr="008842C0" w:rsidRDefault="008842C0" w:rsidP="008842C0">
      <w:pPr>
        <w:widowControl w:val="0"/>
        <w:suppressLineNumbers/>
        <w:spacing w:after="0" w:line="240" w:lineRule="auto"/>
        <w:rPr>
          <w:rFonts w:ascii="Calibri" w:eastAsia="Times New Roman" w:hAnsi="Calibri" w:cs="Calibri"/>
          <w:color w:val="000000"/>
          <w:lang w:val="es-ES"/>
        </w:rPr>
      </w:pPr>
    </w:p>
    <w:p w:rsidR="008842C0" w:rsidRPr="008842C0" w:rsidRDefault="008842C0" w:rsidP="004F42A8">
      <w:pPr>
        <w:spacing w:after="0" w:line="240" w:lineRule="auto"/>
        <w:rPr>
          <w:rFonts w:ascii="Calibri" w:eastAsia="Times New Roman" w:hAnsi="Calibri" w:cs="Calibri"/>
          <w:color w:val="000000"/>
          <w:lang w:val="es-ES"/>
        </w:rPr>
      </w:pPr>
    </w:p>
    <w:p w:rsidR="001600D7" w:rsidRDefault="008842C0" w:rsidP="005535C9">
      <w:pPr>
        <w:spacing w:before="100" w:beforeAutospacing="1" w:after="100" w:afterAutospacing="1" w:line="240" w:lineRule="auto"/>
        <w:rPr>
          <w:lang w:val="es-ES"/>
        </w:rPr>
      </w:pPr>
      <w:r>
        <w:rPr>
          <w:lang w:val="es-ES"/>
        </w:rPr>
        <w:lastRenderedPageBreak/>
        <w:t>La comparación pasa a quedar así:</w:t>
      </w:r>
    </w:p>
    <w:tbl>
      <w:tblPr>
        <w:tblW w:w="7220" w:type="dxa"/>
        <w:tblLook w:val="04A0" w:firstRow="1" w:lastRow="0" w:firstColumn="1" w:lastColumn="0" w:noHBand="0" w:noVBand="1"/>
      </w:tblPr>
      <w:tblGrid>
        <w:gridCol w:w="1780"/>
        <w:gridCol w:w="4240"/>
        <w:gridCol w:w="1200"/>
      </w:tblGrid>
      <w:tr w:rsidR="008842C0" w:rsidRPr="008842C0" w:rsidTr="008842C0">
        <w:trPr>
          <w:trHeight w:val="315"/>
        </w:trPr>
        <w:tc>
          <w:tcPr>
            <w:tcW w:w="178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8842C0" w:rsidRPr="008842C0" w:rsidRDefault="008842C0" w:rsidP="008842C0">
            <w:pPr>
              <w:spacing w:after="0" w:line="240" w:lineRule="auto"/>
              <w:jc w:val="center"/>
              <w:rPr>
                <w:rFonts w:ascii="Calibri" w:eastAsia="Times New Roman" w:hAnsi="Calibri" w:cs="Calibri"/>
                <w:b/>
                <w:bCs/>
                <w:color w:val="000000"/>
              </w:rPr>
            </w:pPr>
            <w:r w:rsidRPr="008842C0">
              <w:rPr>
                <w:rFonts w:ascii="Calibri" w:eastAsia="Times New Roman" w:hAnsi="Calibri" w:cs="Calibri"/>
                <w:b/>
                <w:bCs/>
                <w:color w:val="000000"/>
              </w:rPr>
              <w:t>Region</w:t>
            </w:r>
          </w:p>
        </w:tc>
        <w:tc>
          <w:tcPr>
            <w:tcW w:w="4240" w:type="dxa"/>
            <w:tcBorders>
              <w:top w:val="single" w:sz="8" w:space="0" w:color="auto"/>
              <w:left w:val="nil"/>
              <w:bottom w:val="single" w:sz="8" w:space="0" w:color="auto"/>
              <w:right w:val="single" w:sz="8" w:space="0" w:color="auto"/>
            </w:tcBorders>
            <w:shd w:val="clear" w:color="auto" w:fill="auto"/>
            <w:noWrap/>
            <w:vAlign w:val="bottom"/>
            <w:hideMark/>
          </w:tcPr>
          <w:p w:rsidR="008842C0" w:rsidRPr="008842C0" w:rsidRDefault="008842C0" w:rsidP="008842C0">
            <w:pPr>
              <w:spacing w:after="0" w:line="240" w:lineRule="auto"/>
              <w:jc w:val="center"/>
              <w:rPr>
                <w:rFonts w:ascii="Calibri" w:eastAsia="Times New Roman" w:hAnsi="Calibri" w:cs="Calibri"/>
                <w:b/>
                <w:bCs/>
                <w:color w:val="000000"/>
              </w:rPr>
            </w:pPr>
            <w:proofErr w:type="spellStart"/>
            <w:r w:rsidRPr="008842C0">
              <w:rPr>
                <w:rFonts w:ascii="Calibri" w:eastAsia="Times New Roman" w:hAnsi="Calibri" w:cs="Calibri"/>
                <w:b/>
                <w:bCs/>
                <w:color w:val="000000"/>
              </w:rPr>
              <w:t>Servicio</w:t>
            </w:r>
            <w:proofErr w:type="spellEnd"/>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rsidR="008842C0" w:rsidRPr="008842C0" w:rsidRDefault="008842C0" w:rsidP="008842C0">
            <w:pPr>
              <w:spacing w:after="0" w:line="240" w:lineRule="auto"/>
              <w:jc w:val="center"/>
              <w:rPr>
                <w:rFonts w:ascii="Calibri" w:eastAsia="Times New Roman" w:hAnsi="Calibri" w:cs="Calibri"/>
                <w:b/>
                <w:bCs/>
                <w:color w:val="000000"/>
              </w:rPr>
            </w:pPr>
            <w:proofErr w:type="spellStart"/>
            <w:r w:rsidRPr="008842C0">
              <w:rPr>
                <w:rFonts w:ascii="Calibri" w:eastAsia="Times New Roman" w:hAnsi="Calibri" w:cs="Calibri"/>
                <w:b/>
                <w:bCs/>
                <w:color w:val="000000"/>
              </w:rPr>
              <w:t>Costo</w:t>
            </w:r>
            <w:proofErr w:type="spellEnd"/>
          </w:p>
        </w:tc>
      </w:tr>
      <w:tr w:rsidR="008842C0" w:rsidRPr="008842C0" w:rsidTr="008842C0">
        <w:trPr>
          <w:trHeight w:val="300"/>
        </w:trPr>
        <w:tc>
          <w:tcPr>
            <w:tcW w:w="1780" w:type="dxa"/>
            <w:vMerge w:val="restart"/>
            <w:tcBorders>
              <w:top w:val="nil"/>
              <w:left w:val="single" w:sz="8" w:space="0" w:color="auto"/>
              <w:bottom w:val="single" w:sz="8" w:space="0" w:color="000000"/>
              <w:right w:val="single" w:sz="8" w:space="0" w:color="auto"/>
            </w:tcBorders>
            <w:shd w:val="clear" w:color="auto" w:fill="auto"/>
            <w:vAlign w:val="center"/>
            <w:hideMark/>
          </w:tcPr>
          <w:p w:rsidR="008842C0" w:rsidRPr="008842C0" w:rsidRDefault="008842C0" w:rsidP="008842C0">
            <w:pPr>
              <w:spacing w:after="0" w:line="240" w:lineRule="auto"/>
              <w:jc w:val="center"/>
              <w:rPr>
                <w:rFonts w:ascii="Calibri" w:eastAsia="Times New Roman" w:hAnsi="Calibri" w:cs="Calibri"/>
                <w:color w:val="000000"/>
              </w:rPr>
            </w:pPr>
            <w:r w:rsidRPr="008842C0">
              <w:rPr>
                <w:rFonts w:ascii="Calibri" w:eastAsia="Times New Roman" w:hAnsi="Calibri" w:cs="Calibri"/>
                <w:color w:val="000000"/>
              </w:rPr>
              <w:t>South America, Sao Paulo</w:t>
            </w:r>
          </w:p>
        </w:tc>
        <w:tc>
          <w:tcPr>
            <w:tcW w:w="4240" w:type="dxa"/>
            <w:tcBorders>
              <w:top w:val="nil"/>
              <w:left w:val="nil"/>
              <w:bottom w:val="single" w:sz="4" w:space="0" w:color="auto"/>
              <w:right w:val="single" w:sz="8" w:space="0" w:color="auto"/>
            </w:tcBorders>
            <w:shd w:val="clear" w:color="auto" w:fill="auto"/>
            <w:noWrap/>
            <w:vAlign w:val="bottom"/>
            <w:hideMark/>
          </w:tcPr>
          <w:p w:rsidR="008842C0" w:rsidRPr="008842C0" w:rsidRDefault="008842C0" w:rsidP="008842C0">
            <w:pPr>
              <w:spacing w:after="0" w:line="240" w:lineRule="auto"/>
              <w:rPr>
                <w:rFonts w:ascii="Calibri" w:eastAsia="Times New Roman" w:hAnsi="Calibri" w:cs="Calibri"/>
                <w:color w:val="000000"/>
              </w:rPr>
            </w:pPr>
            <w:r w:rsidRPr="008842C0">
              <w:rPr>
                <w:rFonts w:ascii="Calibri" w:eastAsia="Times New Roman" w:hAnsi="Calibri" w:cs="Calibri"/>
                <w:color w:val="000000"/>
              </w:rPr>
              <w:t xml:space="preserve">3 </w:t>
            </w:r>
            <w:proofErr w:type="spellStart"/>
            <w:r w:rsidRPr="008842C0">
              <w:rPr>
                <w:rFonts w:ascii="Calibri" w:eastAsia="Times New Roman" w:hAnsi="Calibri" w:cs="Calibri"/>
                <w:color w:val="000000"/>
              </w:rPr>
              <w:t>instancias</w:t>
            </w:r>
            <w:proofErr w:type="spellEnd"/>
            <w:r w:rsidRPr="008842C0">
              <w:rPr>
                <w:rFonts w:ascii="Calibri" w:eastAsia="Times New Roman" w:hAnsi="Calibri" w:cs="Calibri"/>
                <w:color w:val="000000"/>
              </w:rPr>
              <w:t xml:space="preserve"> t</w:t>
            </w:r>
            <w:proofErr w:type="gramStart"/>
            <w:r w:rsidRPr="008842C0">
              <w:rPr>
                <w:rFonts w:ascii="Calibri" w:eastAsia="Times New Roman" w:hAnsi="Calibri" w:cs="Calibri"/>
                <w:color w:val="000000"/>
              </w:rPr>
              <w:t>3.large</w:t>
            </w:r>
            <w:proofErr w:type="gramEnd"/>
            <w:r w:rsidRPr="008842C0">
              <w:rPr>
                <w:rFonts w:ascii="Calibri" w:eastAsia="Times New Roman" w:hAnsi="Calibri" w:cs="Calibri"/>
                <w:color w:val="000000"/>
              </w:rPr>
              <w:t xml:space="preserve"> Amazon EC2 </w:t>
            </w:r>
          </w:p>
        </w:tc>
        <w:tc>
          <w:tcPr>
            <w:tcW w:w="1200" w:type="dxa"/>
            <w:tcBorders>
              <w:top w:val="nil"/>
              <w:left w:val="nil"/>
              <w:bottom w:val="single" w:sz="4" w:space="0" w:color="auto"/>
              <w:right w:val="single" w:sz="8" w:space="0" w:color="auto"/>
            </w:tcBorders>
            <w:shd w:val="clear" w:color="auto" w:fill="auto"/>
            <w:noWrap/>
            <w:vAlign w:val="bottom"/>
            <w:hideMark/>
          </w:tcPr>
          <w:p w:rsidR="008842C0" w:rsidRPr="008842C0" w:rsidRDefault="008842C0" w:rsidP="008842C0">
            <w:pPr>
              <w:spacing w:after="0" w:line="240" w:lineRule="auto"/>
              <w:jc w:val="right"/>
              <w:rPr>
                <w:rFonts w:ascii="Calibri" w:eastAsia="Times New Roman" w:hAnsi="Calibri" w:cs="Calibri"/>
                <w:color w:val="000000"/>
              </w:rPr>
            </w:pPr>
            <w:r w:rsidRPr="008842C0">
              <w:rPr>
                <w:rFonts w:ascii="Calibri" w:eastAsia="Times New Roman" w:hAnsi="Calibri" w:cs="Calibri"/>
                <w:color w:val="000000"/>
              </w:rPr>
              <w:t>146.95</w:t>
            </w:r>
          </w:p>
        </w:tc>
      </w:tr>
      <w:tr w:rsidR="008842C0" w:rsidRPr="008842C0" w:rsidTr="008842C0">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842C0" w:rsidRPr="008842C0" w:rsidRDefault="008842C0" w:rsidP="008842C0">
            <w:pPr>
              <w:spacing w:after="0" w:line="240" w:lineRule="auto"/>
              <w:rPr>
                <w:rFonts w:ascii="Calibri" w:eastAsia="Times New Roman" w:hAnsi="Calibri" w:cs="Calibri"/>
                <w:color w:val="000000"/>
              </w:rPr>
            </w:pPr>
          </w:p>
        </w:tc>
        <w:tc>
          <w:tcPr>
            <w:tcW w:w="4240" w:type="dxa"/>
            <w:tcBorders>
              <w:top w:val="nil"/>
              <w:left w:val="nil"/>
              <w:bottom w:val="single" w:sz="8" w:space="0" w:color="auto"/>
              <w:right w:val="single" w:sz="8" w:space="0" w:color="auto"/>
            </w:tcBorders>
            <w:shd w:val="clear" w:color="auto" w:fill="auto"/>
            <w:noWrap/>
            <w:vAlign w:val="bottom"/>
            <w:hideMark/>
          </w:tcPr>
          <w:p w:rsidR="008842C0" w:rsidRPr="008842C0" w:rsidRDefault="008842C0" w:rsidP="008842C0">
            <w:pPr>
              <w:spacing w:after="0" w:line="240" w:lineRule="auto"/>
              <w:rPr>
                <w:rFonts w:ascii="Calibri" w:eastAsia="Times New Roman" w:hAnsi="Calibri" w:cs="Calibri"/>
                <w:color w:val="000000"/>
              </w:rPr>
            </w:pPr>
            <w:r w:rsidRPr="008842C0">
              <w:rPr>
                <w:rFonts w:ascii="Calibri" w:eastAsia="Times New Roman" w:hAnsi="Calibri" w:cs="Calibri"/>
                <w:color w:val="000000"/>
              </w:rPr>
              <w:t xml:space="preserve">500Gb HD + Daily Snapshot (delta 10Gb) EBS </w:t>
            </w:r>
          </w:p>
        </w:tc>
        <w:tc>
          <w:tcPr>
            <w:tcW w:w="1200" w:type="dxa"/>
            <w:tcBorders>
              <w:top w:val="nil"/>
              <w:left w:val="nil"/>
              <w:bottom w:val="single" w:sz="8" w:space="0" w:color="auto"/>
              <w:right w:val="single" w:sz="8" w:space="0" w:color="auto"/>
            </w:tcBorders>
            <w:shd w:val="clear" w:color="auto" w:fill="auto"/>
            <w:noWrap/>
            <w:vAlign w:val="bottom"/>
            <w:hideMark/>
          </w:tcPr>
          <w:p w:rsidR="008842C0" w:rsidRPr="008842C0" w:rsidRDefault="008842C0" w:rsidP="008842C0">
            <w:pPr>
              <w:spacing w:after="0" w:line="240" w:lineRule="auto"/>
              <w:jc w:val="right"/>
              <w:rPr>
                <w:rFonts w:ascii="Calibri" w:eastAsia="Times New Roman" w:hAnsi="Calibri" w:cs="Calibri"/>
                <w:color w:val="000000"/>
              </w:rPr>
            </w:pPr>
            <w:r w:rsidRPr="008842C0">
              <w:rPr>
                <w:rFonts w:ascii="Calibri" w:eastAsia="Times New Roman" w:hAnsi="Calibri" w:cs="Calibri"/>
                <w:color w:val="000000"/>
              </w:rPr>
              <w:t>261.6</w:t>
            </w:r>
          </w:p>
        </w:tc>
      </w:tr>
      <w:tr w:rsidR="008842C0" w:rsidRPr="008842C0" w:rsidTr="008842C0">
        <w:trPr>
          <w:trHeight w:val="315"/>
        </w:trPr>
        <w:tc>
          <w:tcPr>
            <w:tcW w:w="1780" w:type="dxa"/>
            <w:tcBorders>
              <w:top w:val="nil"/>
              <w:left w:val="nil"/>
              <w:bottom w:val="nil"/>
              <w:right w:val="nil"/>
            </w:tcBorders>
            <w:shd w:val="clear" w:color="auto" w:fill="auto"/>
            <w:noWrap/>
            <w:vAlign w:val="bottom"/>
            <w:hideMark/>
          </w:tcPr>
          <w:p w:rsidR="008842C0" w:rsidRPr="008842C0" w:rsidRDefault="008842C0" w:rsidP="008842C0">
            <w:pPr>
              <w:spacing w:after="0" w:line="240" w:lineRule="auto"/>
              <w:jc w:val="right"/>
              <w:rPr>
                <w:rFonts w:ascii="Calibri" w:eastAsia="Times New Roman" w:hAnsi="Calibri" w:cs="Calibri"/>
                <w:color w:val="000000"/>
              </w:rPr>
            </w:pPr>
          </w:p>
        </w:tc>
        <w:tc>
          <w:tcPr>
            <w:tcW w:w="4240" w:type="dxa"/>
            <w:tcBorders>
              <w:top w:val="nil"/>
              <w:left w:val="nil"/>
              <w:bottom w:val="nil"/>
              <w:right w:val="nil"/>
            </w:tcBorders>
            <w:shd w:val="clear" w:color="auto" w:fill="auto"/>
            <w:noWrap/>
            <w:vAlign w:val="bottom"/>
            <w:hideMark/>
          </w:tcPr>
          <w:p w:rsidR="008842C0" w:rsidRPr="008842C0" w:rsidRDefault="008842C0" w:rsidP="008842C0">
            <w:pPr>
              <w:spacing w:after="0" w:line="240" w:lineRule="auto"/>
              <w:rPr>
                <w:rFonts w:ascii="Times New Roman" w:eastAsia="Times New Roman" w:hAnsi="Times New Roman" w:cs="Times New Roman"/>
                <w:sz w:val="20"/>
                <w:szCs w:val="20"/>
              </w:rPr>
            </w:pPr>
          </w:p>
        </w:tc>
        <w:tc>
          <w:tcPr>
            <w:tcW w:w="1200" w:type="dxa"/>
            <w:tcBorders>
              <w:top w:val="nil"/>
              <w:left w:val="single" w:sz="8" w:space="0" w:color="auto"/>
              <w:bottom w:val="single" w:sz="8" w:space="0" w:color="auto"/>
              <w:right w:val="single" w:sz="8" w:space="0" w:color="auto"/>
            </w:tcBorders>
            <w:shd w:val="clear" w:color="auto" w:fill="auto"/>
            <w:noWrap/>
            <w:vAlign w:val="bottom"/>
            <w:hideMark/>
          </w:tcPr>
          <w:p w:rsidR="008842C0" w:rsidRPr="008842C0" w:rsidRDefault="008842C0" w:rsidP="008842C0">
            <w:pPr>
              <w:spacing w:after="0" w:line="240" w:lineRule="auto"/>
              <w:jc w:val="right"/>
              <w:rPr>
                <w:rFonts w:ascii="Calibri" w:eastAsia="Times New Roman" w:hAnsi="Calibri" w:cs="Calibri"/>
                <w:b/>
                <w:bCs/>
              </w:rPr>
            </w:pPr>
            <w:r w:rsidRPr="008842C0">
              <w:rPr>
                <w:rFonts w:ascii="Calibri" w:eastAsia="Times New Roman" w:hAnsi="Calibri" w:cs="Calibri"/>
                <w:b/>
                <w:bCs/>
              </w:rPr>
              <w:t>408.55</w:t>
            </w:r>
          </w:p>
        </w:tc>
      </w:tr>
      <w:tr w:rsidR="008842C0" w:rsidRPr="008842C0" w:rsidTr="008842C0">
        <w:trPr>
          <w:trHeight w:val="315"/>
        </w:trPr>
        <w:tc>
          <w:tcPr>
            <w:tcW w:w="178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8842C0" w:rsidRPr="008842C0" w:rsidRDefault="008842C0" w:rsidP="008842C0">
            <w:pPr>
              <w:spacing w:after="0" w:line="240" w:lineRule="auto"/>
              <w:jc w:val="center"/>
              <w:rPr>
                <w:rFonts w:ascii="Calibri" w:eastAsia="Times New Roman" w:hAnsi="Calibri" w:cs="Calibri"/>
                <w:b/>
                <w:bCs/>
                <w:color w:val="000000"/>
              </w:rPr>
            </w:pPr>
            <w:r w:rsidRPr="008842C0">
              <w:rPr>
                <w:rFonts w:ascii="Calibri" w:eastAsia="Times New Roman" w:hAnsi="Calibri" w:cs="Calibri"/>
                <w:b/>
                <w:bCs/>
                <w:color w:val="000000"/>
              </w:rPr>
              <w:t>Region</w:t>
            </w:r>
          </w:p>
        </w:tc>
        <w:tc>
          <w:tcPr>
            <w:tcW w:w="4240" w:type="dxa"/>
            <w:tcBorders>
              <w:top w:val="single" w:sz="8" w:space="0" w:color="auto"/>
              <w:left w:val="nil"/>
              <w:bottom w:val="single" w:sz="8" w:space="0" w:color="auto"/>
              <w:right w:val="single" w:sz="8" w:space="0" w:color="auto"/>
            </w:tcBorders>
            <w:shd w:val="clear" w:color="auto" w:fill="auto"/>
            <w:noWrap/>
            <w:vAlign w:val="bottom"/>
            <w:hideMark/>
          </w:tcPr>
          <w:p w:rsidR="008842C0" w:rsidRPr="008842C0" w:rsidRDefault="008842C0" w:rsidP="008842C0">
            <w:pPr>
              <w:spacing w:after="0" w:line="240" w:lineRule="auto"/>
              <w:jc w:val="center"/>
              <w:rPr>
                <w:rFonts w:ascii="Calibri" w:eastAsia="Times New Roman" w:hAnsi="Calibri" w:cs="Calibri"/>
                <w:b/>
                <w:bCs/>
                <w:color w:val="000000"/>
              </w:rPr>
            </w:pPr>
            <w:proofErr w:type="spellStart"/>
            <w:r w:rsidRPr="008842C0">
              <w:rPr>
                <w:rFonts w:ascii="Calibri" w:eastAsia="Times New Roman" w:hAnsi="Calibri" w:cs="Calibri"/>
                <w:b/>
                <w:bCs/>
                <w:color w:val="000000"/>
              </w:rPr>
              <w:t>Servicio</w:t>
            </w:r>
            <w:proofErr w:type="spellEnd"/>
          </w:p>
        </w:tc>
        <w:tc>
          <w:tcPr>
            <w:tcW w:w="1200" w:type="dxa"/>
            <w:tcBorders>
              <w:top w:val="nil"/>
              <w:left w:val="nil"/>
              <w:bottom w:val="single" w:sz="8" w:space="0" w:color="auto"/>
              <w:right w:val="single" w:sz="8" w:space="0" w:color="auto"/>
            </w:tcBorders>
            <w:shd w:val="clear" w:color="auto" w:fill="auto"/>
            <w:noWrap/>
            <w:vAlign w:val="bottom"/>
            <w:hideMark/>
          </w:tcPr>
          <w:p w:rsidR="008842C0" w:rsidRPr="008842C0" w:rsidRDefault="008842C0" w:rsidP="008842C0">
            <w:pPr>
              <w:spacing w:after="0" w:line="240" w:lineRule="auto"/>
              <w:jc w:val="center"/>
              <w:rPr>
                <w:rFonts w:ascii="Calibri" w:eastAsia="Times New Roman" w:hAnsi="Calibri" w:cs="Calibri"/>
                <w:b/>
                <w:bCs/>
                <w:color w:val="000000"/>
              </w:rPr>
            </w:pPr>
            <w:proofErr w:type="spellStart"/>
            <w:r w:rsidRPr="008842C0">
              <w:rPr>
                <w:rFonts w:ascii="Calibri" w:eastAsia="Times New Roman" w:hAnsi="Calibri" w:cs="Calibri"/>
                <w:b/>
                <w:bCs/>
                <w:color w:val="000000"/>
              </w:rPr>
              <w:t>Costo</w:t>
            </w:r>
            <w:proofErr w:type="spellEnd"/>
          </w:p>
        </w:tc>
      </w:tr>
      <w:tr w:rsidR="008842C0" w:rsidRPr="008842C0" w:rsidTr="008842C0">
        <w:trPr>
          <w:trHeight w:val="300"/>
        </w:trPr>
        <w:tc>
          <w:tcPr>
            <w:tcW w:w="1780" w:type="dxa"/>
            <w:vMerge w:val="restart"/>
            <w:tcBorders>
              <w:top w:val="nil"/>
              <w:left w:val="single" w:sz="8" w:space="0" w:color="auto"/>
              <w:bottom w:val="single" w:sz="8" w:space="0" w:color="000000"/>
              <w:right w:val="single" w:sz="8" w:space="0" w:color="auto"/>
            </w:tcBorders>
            <w:shd w:val="clear" w:color="auto" w:fill="auto"/>
            <w:vAlign w:val="center"/>
            <w:hideMark/>
          </w:tcPr>
          <w:p w:rsidR="008842C0" w:rsidRPr="008842C0" w:rsidRDefault="008842C0" w:rsidP="008842C0">
            <w:pPr>
              <w:spacing w:after="0" w:line="240" w:lineRule="auto"/>
              <w:jc w:val="center"/>
              <w:rPr>
                <w:rFonts w:ascii="Calibri" w:eastAsia="Times New Roman" w:hAnsi="Calibri" w:cs="Calibri"/>
                <w:color w:val="000000"/>
              </w:rPr>
            </w:pPr>
            <w:r w:rsidRPr="008842C0">
              <w:rPr>
                <w:rFonts w:ascii="Calibri" w:eastAsia="Times New Roman" w:hAnsi="Calibri" w:cs="Calibri"/>
                <w:color w:val="000000"/>
              </w:rPr>
              <w:t>US East, Ohio</w:t>
            </w:r>
          </w:p>
        </w:tc>
        <w:tc>
          <w:tcPr>
            <w:tcW w:w="4240" w:type="dxa"/>
            <w:tcBorders>
              <w:top w:val="nil"/>
              <w:left w:val="nil"/>
              <w:bottom w:val="single" w:sz="4" w:space="0" w:color="auto"/>
              <w:right w:val="single" w:sz="8" w:space="0" w:color="auto"/>
            </w:tcBorders>
            <w:shd w:val="clear" w:color="auto" w:fill="auto"/>
            <w:noWrap/>
            <w:vAlign w:val="bottom"/>
            <w:hideMark/>
          </w:tcPr>
          <w:p w:rsidR="008842C0" w:rsidRPr="008842C0" w:rsidRDefault="008842C0" w:rsidP="008842C0">
            <w:pPr>
              <w:spacing w:after="0" w:line="240" w:lineRule="auto"/>
              <w:rPr>
                <w:rFonts w:ascii="Calibri" w:eastAsia="Times New Roman" w:hAnsi="Calibri" w:cs="Calibri"/>
                <w:color w:val="000000"/>
              </w:rPr>
            </w:pPr>
            <w:r w:rsidRPr="008842C0">
              <w:rPr>
                <w:rFonts w:ascii="Calibri" w:eastAsia="Times New Roman" w:hAnsi="Calibri" w:cs="Calibri"/>
                <w:color w:val="000000"/>
              </w:rPr>
              <w:t xml:space="preserve">3 </w:t>
            </w:r>
            <w:proofErr w:type="spellStart"/>
            <w:r w:rsidRPr="008842C0">
              <w:rPr>
                <w:rFonts w:ascii="Calibri" w:eastAsia="Times New Roman" w:hAnsi="Calibri" w:cs="Calibri"/>
                <w:color w:val="000000"/>
              </w:rPr>
              <w:t>instancias</w:t>
            </w:r>
            <w:proofErr w:type="spellEnd"/>
            <w:r w:rsidRPr="008842C0">
              <w:rPr>
                <w:rFonts w:ascii="Calibri" w:eastAsia="Times New Roman" w:hAnsi="Calibri" w:cs="Calibri"/>
                <w:color w:val="000000"/>
              </w:rPr>
              <w:t xml:space="preserve"> t</w:t>
            </w:r>
            <w:proofErr w:type="gramStart"/>
            <w:r w:rsidRPr="008842C0">
              <w:rPr>
                <w:rFonts w:ascii="Calibri" w:eastAsia="Times New Roman" w:hAnsi="Calibri" w:cs="Calibri"/>
                <w:color w:val="000000"/>
              </w:rPr>
              <w:t>3.large</w:t>
            </w:r>
            <w:proofErr w:type="gramEnd"/>
            <w:r w:rsidRPr="008842C0">
              <w:rPr>
                <w:rFonts w:ascii="Calibri" w:eastAsia="Times New Roman" w:hAnsi="Calibri" w:cs="Calibri"/>
                <w:color w:val="000000"/>
              </w:rPr>
              <w:t xml:space="preserve"> Amazon EC2 </w:t>
            </w:r>
          </w:p>
        </w:tc>
        <w:tc>
          <w:tcPr>
            <w:tcW w:w="1200" w:type="dxa"/>
            <w:tcBorders>
              <w:top w:val="nil"/>
              <w:left w:val="nil"/>
              <w:bottom w:val="single" w:sz="4" w:space="0" w:color="auto"/>
              <w:right w:val="single" w:sz="8" w:space="0" w:color="auto"/>
            </w:tcBorders>
            <w:shd w:val="clear" w:color="auto" w:fill="auto"/>
            <w:noWrap/>
            <w:vAlign w:val="bottom"/>
            <w:hideMark/>
          </w:tcPr>
          <w:p w:rsidR="008842C0" w:rsidRPr="008842C0" w:rsidRDefault="008842C0" w:rsidP="008842C0">
            <w:pPr>
              <w:spacing w:after="0" w:line="240" w:lineRule="auto"/>
              <w:jc w:val="right"/>
              <w:rPr>
                <w:rFonts w:ascii="Calibri" w:eastAsia="Times New Roman" w:hAnsi="Calibri" w:cs="Calibri"/>
                <w:color w:val="000000"/>
              </w:rPr>
            </w:pPr>
            <w:r w:rsidRPr="008842C0">
              <w:rPr>
                <w:rFonts w:ascii="Calibri" w:eastAsia="Times New Roman" w:hAnsi="Calibri" w:cs="Calibri"/>
                <w:color w:val="000000"/>
              </w:rPr>
              <w:t>90.45</w:t>
            </w:r>
          </w:p>
        </w:tc>
      </w:tr>
      <w:tr w:rsidR="008842C0" w:rsidRPr="008842C0" w:rsidTr="008842C0">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842C0" w:rsidRPr="008842C0" w:rsidRDefault="008842C0" w:rsidP="008842C0">
            <w:pPr>
              <w:spacing w:after="0" w:line="240" w:lineRule="auto"/>
              <w:rPr>
                <w:rFonts w:ascii="Calibri" w:eastAsia="Times New Roman" w:hAnsi="Calibri" w:cs="Calibri"/>
                <w:color w:val="000000"/>
              </w:rPr>
            </w:pPr>
          </w:p>
        </w:tc>
        <w:tc>
          <w:tcPr>
            <w:tcW w:w="4240" w:type="dxa"/>
            <w:tcBorders>
              <w:top w:val="nil"/>
              <w:left w:val="nil"/>
              <w:bottom w:val="single" w:sz="8" w:space="0" w:color="auto"/>
              <w:right w:val="single" w:sz="8" w:space="0" w:color="auto"/>
            </w:tcBorders>
            <w:shd w:val="clear" w:color="auto" w:fill="auto"/>
            <w:noWrap/>
            <w:vAlign w:val="bottom"/>
            <w:hideMark/>
          </w:tcPr>
          <w:p w:rsidR="008842C0" w:rsidRPr="008842C0" w:rsidRDefault="008842C0" w:rsidP="008842C0">
            <w:pPr>
              <w:spacing w:after="0" w:line="240" w:lineRule="auto"/>
              <w:rPr>
                <w:rFonts w:ascii="Calibri" w:eastAsia="Times New Roman" w:hAnsi="Calibri" w:cs="Calibri"/>
                <w:color w:val="000000"/>
              </w:rPr>
            </w:pPr>
            <w:r w:rsidRPr="008842C0">
              <w:rPr>
                <w:rFonts w:ascii="Calibri" w:eastAsia="Times New Roman" w:hAnsi="Calibri" w:cs="Calibri"/>
                <w:color w:val="000000"/>
              </w:rPr>
              <w:t xml:space="preserve">500Gb HD + Daily Snapshot (delta 10Gb) EBS </w:t>
            </w:r>
          </w:p>
        </w:tc>
        <w:tc>
          <w:tcPr>
            <w:tcW w:w="1200" w:type="dxa"/>
            <w:tcBorders>
              <w:top w:val="nil"/>
              <w:left w:val="nil"/>
              <w:bottom w:val="single" w:sz="8" w:space="0" w:color="auto"/>
              <w:right w:val="single" w:sz="8" w:space="0" w:color="auto"/>
            </w:tcBorders>
            <w:shd w:val="clear" w:color="auto" w:fill="auto"/>
            <w:noWrap/>
            <w:vAlign w:val="bottom"/>
            <w:hideMark/>
          </w:tcPr>
          <w:p w:rsidR="008842C0" w:rsidRPr="008842C0" w:rsidRDefault="008842C0" w:rsidP="008842C0">
            <w:pPr>
              <w:spacing w:after="0" w:line="240" w:lineRule="auto"/>
              <w:jc w:val="right"/>
              <w:rPr>
                <w:rFonts w:ascii="Calibri" w:eastAsia="Times New Roman" w:hAnsi="Calibri" w:cs="Calibri"/>
                <w:color w:val="000000"/>
              </w:rPr>
            </w:pPr>
            <w:r w:rsidRPr="008842C0">
              <w:rPr>
                <w:rFonts w:ascii="Calibri" w:eastAsia="Times New Roman" w:hAnsi="Calibri" w:cs="Calibri"/>
                <w:color w:val="000000"/>
              </w:rPr>
              <w:t>165</w:t>
            </w:r>
          </w:p>
        </w:tc>
      </w:tr>
      <w:tr w:rsidR="008842C0" w:rsidRPr="008842C0" w:rsidTr="008842C0">
        <w:trPr>
          <w:trHeight w:val="315"/>
        </w:trPr>
        <w:tc>
          <w:tcPr>
            <w:tcW w:w="1780" w:type="dxa"/>
            <w:tcBorders>
              <w:top w:val="nil"/>
              <w:left w:val="nil"/>
              <w:bottom w:val="nil"/>
              <w:right w:val="nil"/>
            </w:tcBorders>
            <w:shd w:val="clear" w:color="auto" w:fill="auto"/>
            <w:noWrap/>
            <w:vAlign w:val="bottom"/>
            <w:hideMark/>
          </w:tcPr>
          <w:p w:rsidR="008842C0" w:rsidRPr="008842C0" w:rsidRDefault="008842C0" w:rsidP="008842C0">
            <w:pPr>
              <w:spacing w:after="0" w:line="240" w:lineRule="auto"/>
              <w:jc w:val="right"/>
              <w:rPr>
                <w:rFonts w:ascii="Calibri" w:eastAsia="Times New Roman" w:hAnsi="Calibri" w:cs="Calibri"/>
                <w:color w:val="000000"/>
              </w:rPr>
            </w:pPr>
          </w:p>
        </w:tc>
        <w:tc>
          <w:tcPr>
            <w:tcW w:w="4240" w:type="dxa"/>
            <w:tcBorders>
              <w:top w:val="nil"/>
              <w:left w:val="nil"/>
              <w:bottom w:val="nil"/>
              <w:right w:val="nil"/>
            </w:tcBorders>
            <w:shd w:val="clear" w:color="auto" w:fill="auto"/>
            <w:noWrap/>
            <w:vAlign w:val="bottom"/>
            <w:hideMark/>
          </w:tcPr>
          <w:p w:rsidR="008842C0" w:rsidRPr="008842C0" w:rsidRDefault="008842C0" w:rsidP="008842C0">
            <w:pPr>
              <w:spacing w:after="0" w:line="240" w:lineRule="auto"/>
              <w:rPr>
                <w:rFonts w:ascii="Times New Roman" w:eastAsia="Times New Roman" w:hAnsi="Times New Roman" w:cs="Times New Roman"/>
                <w:sz w:val="20"/>
                <w:szCs w:val="20"/>
              </w:rPr>
            </w:pPr>
          </w:p>
        </w:tc>
        <w:tc>
          <w:tcPr>
            <w:tcW w:w="1200" w:type="dxa"/>
            <w:tcBorders>
              <w:top w:val="nil"/>
              <w:left w:val="single" w:sz="8" w:space="0" w:color="auto"/>
              <w:bottom w:val="single" w:sz="8" w:space="0" w:color="auto"/>
              <w:right w:val="single" w:sz="8" w:space="0" w:color="auto"/>
            </w:tcBorders>
            <w:shd w:val="clear" w:color="auto" w:fill="auto"/>
            <w:noWrap/>
            <w:vAlign w:val="bottom"/>
            <w:hideMark/>
          </w:tcPr>
          <w:p w:rsidR="008842C0" w:rsidRPr="008842C0" w:rsidRDefault="008842C0" w:rsidP="008842C0">
            <w:pPr>
              <w:spacing w:after="0" w:line="240" w:lineRule="auto"/>
              <w:jc w:val="right"/>
              <w:rPr>
                <w:rFonts w:ascii="Calibri" w:eastAsia="Times New Roman" w:hAnsi="Calibri" w:cs="Calibri"/>
                <w:b/>
                <w:bCs/>
              </w:rPr>
            </w:pPr>
            <w:r w:rsidRPr="008842C0">
              <w:rPr>
                <w:rFonts w:ascii="Calibri" w:eastAsia="Times New Roman" w:hAnsi="Calibri" w:cs="Calibri"/>
                <w:b/>
                <w:bCs/>
              </w:rPr>
              <w:t>255.45</w:t>
            </w:r>
          </w:p>
        </w:tc>
      </w:tr>
    </w:tbl>
    <w:p w:rsidR="008842C0" w:rsidRDefault="008842C0" w:rsidP="005535C9">
      <w:pPr>
        <w:spacing w:before="100" w:beforeAutospacing="1" w:after="100" w:afterAutospacing="1" w:line="240" w:lineRule="auto"/>
        <w:rPr>
          <w:lang w:val="es-ES"/>
        </w:rPr>
      </w:pPr>
      <w:r>
        <w:rPr>
          <w:lang w:val="es-ES"/>
        </w:rPr>
        <w:t xml:space="preserve">Analicemos ahora los costos en el Oeste de USA: </w:t>
      </w:r>
      <w:r w:rsidR="0073766C">
        <w:rPr>
          <w:lang w:val="es-ES"/>
        </w:rPr>
        <w:t xml:space="preserve">Región </w:t>
      </w:r>
      <w:r w:rsidR="0073766C" w:rsidRPr="0073766C">
        <w:rPr>
          <w:b/>
          <w:lang w:val="es-ES"/>
        </w:rPr>
        <w:t>US West (N. California)</w:t>
      </w:r>
      <w:r w:rsidR="0073766C">
        <w:rPr>
          <w:b/>
          <w:lang w:val="es-ES"/>
        </w:rPr>
        <w:t xml:space="preserve">, </w:t>
      </w:r>
      <w:r w:rsidR="0073766C">
        <w:rPr>
          <w:lang w:val="es-ES"/>
        </w:rPr>
        <w:t>apenas configuramos el cambio de región, el sitio nos confirma el nuevo cálculo:</w:t>
      </w:r>
    </w:p>
    <w:p w:rsidR="0073766C" w:rsidRPr="0073766C" w:rsidRDefault="0073766C" w:rsidP="005535C9">
      <w:pPr>
        <w:spacing w:before="100" w:beforeAutospacing="1" w:after="100" w:afterAutospacing="1" w:line="240" w:lineRule="auto"/>
        <w:rPr>
          <w:lang w:val="es-ES"/>
        </w:rPr>
      </w:pPr>
      <w:r>
        <w:rPr>
          <w:noProof/>
        </w:rPr>
        <w:drawing>
          <wp:inline distT="0" distB="0" distL="0" distR="0" wp14:anchorId="479E7D73" wp14:editId="01194227">
            <wp:extent cx="4048125" cy="11715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8125" cy="1171575"/>
                    </a:xfrm>
                    <a:prstGeom prst="rect">
                      <a:avLst/>
                    </a:prstGeom>
                  </pic:spPr>
                </pic:pic>
              </a:graphicData>
            </a:graphic>
          </wp:inline>
        </w:drawing>
      </w:r>
    </w:p>
    <w:p w:rsidR="0073766C" w:rsidRDefault="0073766C" w:rsidP="005535C9">
      <w:pPr>
        <w:spacing w:before="100" w:beforeAutospacing="1" w:after="100" w:afterAutospacing="1" w:line="240" w:lineRule="auto"/>
        <w:rPr>
          <w:lang w:val="es-ES"/>
        </w:rPr>
      </w:pPr>
      <w:r>
        <w:rPr>
          <w:lang w:val="es-ES"/>
        </w:rPr>
        <w:t>El costo con las mismas características de las 3 instancias de EC2, es 124.61</w:t>
      </w:r>
    </w:p>
    <w:p w:rsidR="0073766C" w:rsidRDefault="0073766C" w:rsidP="005535C9">
      <w:pPr>
        <w:spacing w:before="100" w:beforeAutospacing="1" w:after="100" w:afterAutospacing="1" w:line="240" w:lineRule="auto"/>
        <w:rPr>
          <w:lang w:val="es-ES"/>
        </w:rPr>
      </w:pPr>
      <w:r>
        <w:rPr>
          <w:lang w:val="es-ES"/>
        </w:rPr>
        <w:t xml:space="preserve">Y en EBS, el costo por 1 Gb de almacenamiento tiene valor de 0.054 U$D, mientras que la gestión de </w:t>
      </w:r>
      <w:proofErr w:type="spellStart"/>
      <w:r>
        <w:rPr>
          <w:lang w:val="es-ES"/>
        </w:rPr>
        <w:t>snapshot</w:t>
      </w:r>
      <w:proofErr w:type="spellEnd"/>
      <w:r>
        <w:rPr>
          <w:lang w:val="es-ES"/>
        </w:rPr>
        <w:t>, por Gb cuesta 0.055, más que en Ohio, pero menos que en Sao Paulo.</w:t>
      </w:r>
    </w:p>
    <w:p w:rsidR="0073766C" w:rsidRPr="00A033E0" w:rsidRDefault="0073766C" w:rsidP="005535C9">
      <w:pPr>
        <w:spacing w:before="100" w:beforeAutospacing="1" w:after="100" w:afterAutospacing="1" w:line="240" w:lineRule="auto"/>
        <w:rPr>
          <w:b/>
          <w:lang w:val="es-ES"/>
        </w:rPr>
      </w:pPr>
      <w:r>
        <w:rPr>
          <w:lang w:val="es-ES"/>
        </w:rPr>
        <w:t>La tabla de cálculos incluyendo el Oeste de USA, queda así</w:t>
      </w:r>
      <w:r w:rsidR="00A033E0">
        <w:rPr>
          <w:lang w:val="es-ES"/>
        </w:rPr>
        <w:t xml:space="preserve">, siendo mejor la opción de host en la región de </w:t>
      </w:r>
      <w:r w:rsidR="00A033E0">
        <w:rPr>
          <w:b/>
          <w:lang w:val="es-ES"/>
        </w:rPr>
        <w:t>Ohio, US East.</w:t>
      </w:r>
    </w:p>
    <w:tbl>
      <w:tblPr>
        <w:tblW w:w="7220" w:type="dxa"/>
        <w:tblLook w:val="04A0" w:firstRow="1" w:lastRow="0" w:firstColumn="1" w:lastColumn="0" w:noHBand="0" w:noVBand="1"/>
      </w:tblPr>
      <w:tblGrid>
        <w:gridCol w:w="1780"/>
        <w:gridCol w:w="4240"/>
        <w:gridCol w:w="1200"/>
      </w:tblGrid>
      <w:tr w:rsidR="0073766C" w:rsidRPr="0073766C" w:rsidTr="0073766C">
        <w:trPr>
          <w:trHeight w:val="315"/>
        </w:trPr>
        <w:tc>
          <w:tcPr>
            <w:tcW w:w="178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73766C" w:rsidRPr="0073766C" w:rsidRDefault="0073766C" w:rsidP="0073766C">
            <w:pPr>
              <w:spacing w:after="0" w:line="240" w:lineRule="auto"/>
              <w:jc w:val="center"/>
              <w:rPr>
                <w:rFonts w:ascii="Calibri" w:eastAsia="Times New Roman" w:hAnsi="Calibri" w:cs="Calibri"/>
                <w:b/>
                <w:bCs/>
                <w:color w:val="000000"/>
              </w:rPr>
            </w:pPr>
            <w:r w:rsidRPr="0073766C">
              <w:rPr>
                <w:rFonts w:ascii="Calibri" w:eastAsia="Times New Roman" w:hAnsi="Calibri" w:cs="Calibri"/>
                <w:b/>
                <w:bCs/>
                <w:color w:val="000000"/>
              </w:rPr>
              <w:t>Region</w:t>
            </w:r>
          </w:p>
        </w:tc>
        <w:tc>
          <w:tcPr>
            <w:tcW w:w="4240" w:type="dxa"/>
            <w:tcBorders>
              <w:top w:val="single" w:sz="8" w:space="0" w:color="auto"/>
              <w:left w:val="nil"/>
              <w:bottom w:val="single" w:sz="8" w:space="0" w:color="auto"/>
              <w:right w:val="single" w:sz="8" w:space="0" w:color="auto"/>
            </w:tcBorders>
            <w:shd w:val="clear" w:color="auto" w:fill="auto"/>
            <w:noWrap/>
            <w:vAlign w:val="bottom"/>
            <w:hideMark/>
          </w:tcPr>
          <w:p w:rsidR="0073766C" w:rsidRPr="0073766C" w:rsidRDefault="0073766C" w:rsidP="0073766C">
            <w:pPr>
              <w:spacing w:after="0" w:line="240" w:lineRule="auto"/>
              <w:jc w:val="center"/>
              <w:rPr>
                <w:rFonts w:ascii="Calibri" w:eastAsia="Times New Roman" w:hAnsi="Calibri" w:cs="Calibri"/>
                <w:b/>
                <w:bCs/>
                <w:color w:val="000000"/>
              </w:rPr>
            </w:pPr>
            <w:proofErr w:type="spellStart"/>
            <w:r w:rsidRPr="0073766C">
              <w:rPr>
                <w:rFonts w:ascii="Calibri" w:eastAsia="Times New Roman" w:hAnsi="Calibri" w:cs="Calibri"/>
                <w:b/>
                <w:bCs/>
                <w:color w:val="000000"/>
              </w:rPr>
              <w:t>Servicio</w:t>
            </w:r>
            <w:proofErr w:type="spellEnd"/>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rsidR="0073766C" w:rsidRPr="0073766C" w:rsidRDefault="0073766C" w:rsidP="0073766C">
            <w:pPr>
              <w:spacing w:after="0" w:line="240" w:lineRule="auto"/>
              <w:jc w:val="center"/>
              <w:rPr>
                <w:rFonts w:ascii="Calibri" w:eastAsia="Times New Roman" w:hAnsi="Calibri" w:cs="Calibri"/>
                <w:b/>
                <w:bCs/>
                <w:color w:val="000000"/>
              </w:rPr>
            </w:pPr>
            <w:proofErr w:type="spellStart"/>
            <w:r w:rsidRPr="0073766C">
              <w:rPr>
                <w:rFonts w:ascii="Calibri" w:eastAsia="Times New Roman" w:hAnsi="Calibri" w:cs="Calibri"/>
                <w:b/>
                <w:bCs/>
                <w:color w:val="000000"/>
              </w:rPr>
              <w:t>Costo</w:t>
            </w:r>
            <w:proofErr w:type="spellEnd"/>
          </w:p>
        </w:tc>
      </w:tr>
      <w:tr w:rsidR="0073766C" w:rsidRPr="0073766C" w:rsidTr="0073766C">
        <w:trPr>
          <w:trHeight w:val="300"/>
        </w:trPr>
        <w:tc>
          <w:tcPr>
            <w:tcW w:w="1780" w:type="dxa"/>
            <w:vMerge w:val="restart"/>
            <w:tcBorders>
              <w:top w:val="nil"/>
              <w:left w:val="single" w:sz="8" w:space="0" w:color="auto"/>
              <w:bottom w:val="single" w:sz="8" w:space="0" w:color="000000"/>
              <w:right w:val="single" w:sz="8" w:space="0" w:color="auto"/>
            </w:tcBorders>
            <w:shd w:val="clear" w:color="auto" w:fill="auto"/>
            <w:vAlign w:val="center"/>
            <w:hideMark/>
          </w:tcPr>
          <w:p w:rsidR="0073766C" w:rsidRPr="0073766C" w:rsidRDefault="0073766C" w:rsidP="0073766C">
            <w:pPr>
              <w:spacing w:after="0" w:line="240" w:lineRule="auto"/>
              <w:jc w:val="center"/>
              <w:rPr>
                <w:rFonts w:ascii="Calibri" w:eastAsia="Times New Roman" w:hAnsi="Calibri" w:cs="Calibri"/>
                <w:color w:val="000000"/>
              </w:rPr>
            </w:pPr>
            <w:r w:rsidRPr="0073766C">
              <w:rPr>
                <w:rFonts w:ascii="Calibri" w:eastAsia="Times New Roman" w:hAnsi="Calibri" w:cs="Calibri"/>
                <w:color w:val="000000"/>
              </w:rPr>
              <w:t>South America, Sao Paulo</w:t>
            </w:r>
          </w:p>
        </w:tc>
        <w:tc>
          <w:tcPr>
            <w:tcW w:w="4240" w:type="dxa"/>
            <w:tcBorders>
              <w:top w:val="nil"/>
              <w:left w:val="nil"/>
              <w:bottom w:val="single" w:sz="4" w:space="0" w:color="auto"/>
              <w:right w:val="single" w:sz="8" w:space="0" w:color="auto"/>
            </w:tcBorders>
            <w:shd w:val="clear" w:color="auto" w:fill="auto"/>
            <w:noWrap/>
            <w:vAlign w:val="bottom"/>
            <w:hideMark/>
          </w:tcPr>
          <w:p w:rsidR="0073766C" w:rsidRPr="0073766C" w:rsidRDefault="0073766C" w:rsidP="0073766C">
            <w:pPr>
              <w:spacing w:after="0" w:line="240" w:lineRule="auto"/>
              <w:rPr>
                <w:rFonts w:ascii="Calibri" w:eastAsia="Times New Roman" w:hAnsi="Calibri" w:cs="Calibri"/>
                <w:color w:val="000000"/>
              </w:rPr>
            </w:pPr>
            <w:r w:rsidRPr="0073766C">
              <w:rPr>
                <w:rFonts w:ascii="Calibri" w:eastAsia="Times New Roman" w:hAnsi="Calibri" w:cs="Calibri"/>
                <w:color w:val="000000"/>
              </w:rPr>
              <w:t xml:space="preserve">3 </w:t>
            </w:r>
            <w:proofErr w:type="spellStart"/>
            <w:r w:rsidRPr="0073766C">
              <w:rPr>
                <w:rFonts w:ascii="Calibri" w:eastAsia="Times New Roman" w:hAnsi="Calibri" w:cs="Calibri"/>
                <w:color w:val="000000"/>
              </w:rPr>
              <w:t>instancias</w:t>
            </w:r>
            <w:proofErr w:type="spellEnd"/>
            <w:r w:rsidRPr="0073766C">
              <w:rPr>
                <w:rFonts w:ascii="Calibri" w:eastAsia="Times New Roman" w:hAnsi="Calibri" w:cs="Calibri"/>
                <w:color w:val="000000"/>
              </w:rPr>
              <w:t xml:space="preserve"> t</w:t>
            </w:r>
            <w:proofErr w:type="gramStart"/>
            <w:r w:rsidRPr="0073766C">
              <w:rPr>
                <w:rFonts w:ascii="Calibri" w:eastAsia="Times New Roman" w:hAnsi="Calibri" w:cs="Calibri"/>
                <w:color w:val="000000"/>
              </w:rPr>
              <w:t>3.large</w:t>
            </w:r>
            <w:proofErr w:type="gramEnd"/>
            <w:r w:rsidRPr="0073766C">
              <w:rPr>
                <w:rFonts w:ascii="Calibri" w:eastAsia="Times New Roman" w:hAnsi="Calibri" w:cs="Calibri"/>
                <w:color w:val="000000"/>
              </w:rPr>
              <w:t xml:space="preserve"> Amazon EC2 </w:t>
            </w:r>
          </w:p>
        </w:tc>
        <w:tc>
          <w:tcPr>
            <w:tcW w:w="1200" w:type="dxa"/>
            <w:tcBorders>
              <w:top w:val="nil"/>
              <w:left w:val="nil"/>
              <w:bottom w:val="single" w:sz="4" w:space="0" w:color="auto"/>
              <w:right w:val="single" w:sz="8" w:space="0" w:color="auto"/>
            </w:tcBorders>
            <w:shd w:val="clear" w:color="auto" w:fill="auto"/>
            <w:noWrap/>
            <w:vAlign w:val="bottom"/>
            <w:hideMark/>
          </w:tcPr>
          <w:p w:rsidR="0073766C" w:rsidRPr="0073766C" w:rsidRDefault="0073766C" w:rsidP="0073766C">
            <w:pPr>
              <w:spacing w:after="0" w:line="240" w:lineRule="auto"/>
              <w:jc w:val="right"/>
              <w:rPr>
                <w:rFonts w:ascii="Calibri" w:eastAsia="Times New Roman" w:hAnsi="Calibri" w:cs="Calibri"/>
                <w:color w:val="000000"/>
              </w:rPr>
            </w:pPr>
            <w:r w:rsidRPr="0073766C">
              <w:rPr>
                <w:rFonts w:ascii="Calibri" w:eastAsia="Times New Roman" w:hAnsi="Calibri" w:cs="Calibri"/>
                <w:color w:val="000000"/>
              </w:rPr>
              <w:t>146.95</w:t>
            </w:r>
          </w:p>
        </w:tc>
      </w:tr>
      <w:tr w:rsidR="0073766C" w:rsidRPr="0073766C" w:rsidTr="0073766C">
        <w:trPr>
          <w:trHeight w:val="315"/>
        </w:trPr>
        <w:tc>
          <w:tcPr>
            <w:tcW w:w="1780" w:type="dxa"/>
            <w:vMerge/>
            <w:tcBorders>
              <w:top w:val="nil"/>
              <w:left w:val="single" w:sz="8" w:space="0" w:color="auto"/>
              <w:bottom w:val="single" w:sz="8" w:space="0" w:color="000000"/>
              <w:right w:val="single" w:sz="8" w:space="0" w:color="auto"/>
            </w:tcBorders>
            <w:vAlign w:val="center"/>
            <w:hideMark/>
          </w:tcPr>
          <w:p w:rsidR="0073766C" w:rsidRPr="0073766C" w:rsidRDefault="0073766C" w:rsidP="0073766C">
            <w:pPr>
              <w:spacing w:after="0" w:line="240" w:lineRule="auto"/>
              <w:rPr>
                <w:rFonts w:ascii="Calibri" w:eastAsia="Times New Roman" w:hAnsi="Calibri" w:cs="Calibri"/>
                <w:color w:val="000000"/>
              </w:rPr>
            </w:pPr>
          </w:p>
        </w:tc>
        <w:tc>
          <w:tcPr>
            <w:tcW w:w="4240" w:type="dxa"/>
            <w:tcBorders>
              <w:top w:val="nil"/>
              <w:left w:val="nil"/>
              <w:bottom w:val="single" w:sz="8" w:space="0" w:color="auto"/>
              <w:right w:val="single" w:sz="8" w:space="0" w:color="auto"/>
            </w:tcBorders>
            <w:shd w:val="clear" w:color="auto" w:fill="auto"/>
            <w:noWrap/>
            <w:vAlign w:val="bottom"/>
            <w:hideMark/>
          </w:tcPr>
          <w:p w:rsidR="0073766C" w:rsidRPr="0073766C" w:rsidRDefault="0073766C" w:rsidP="0073766C">
            <w:pPr>
              <w:spacing w:after="0" w:line="240" w:lineRule="auto"/>
              <w:rPr>
                <w:rFonts w:ascii="Calibri" w:eastAsia="Times New Roman" w:hAnsi="Calibri" w:cs="Calibri"/>
                <w:color w:val="000000"/>
              </w:rPr>
            </w:pPr>
            <w:r w:rsidRPr="0073766C">
              <w:rPr>
                <w:rFonts w:ascii="Calibri" w:eastAsia="Times New Roman" w:hAnsi="Calibri" w:cs="Calibri"/>
                <w:color w:val="000000"/>
              </w:rPr>
              <w:t xml:space="preserve">500Gb HD + Daily Snapshot (delta 10Gb) EBS </w:t>
            </w:r>
          </w:p>
        </w:tc>
        <w:tc>
          <w:tcPr>
            <w:tcW w:w="1200" w:type="dxa"/>
            <w:tcBorders>
              <w:top w:val="nil"/>
              <w:left w:val="nil"/>
              <w:bottom w:val="single" w:sz="8" w:space="0" w:color="auto"/>
              <w:right w:val="single" w:sz="8" w:space="0" w:color="auto"/>
            </w:tcBorders>
            <w:shd w:val="clear" w:color="auto" w:fill="auto"/>
            <w:noWrap/>
            <w:vAlign w:val="bottom"/>
            <w:hideMark/>
          </w:tcPr>
          <w:p w:rsidR="0073766C" w:rsidRPr="0073766C" w:rsidRDefault="0073766C" w:rsidP="0073766C">
            <w:pPr>
              <w:spacing w:after="0" w:line="240" w:lineRule="auto"/>
              <w:jc w:val="right"/>
              <w:rPr>
                <w:rFonts w:ascii="Calibri" w:eastAsia="Times New Roman" w:hAnsi="Calibri" w:cs="Calibri"/>
                <w:color w:val="000000"/>
              </w:rPr>
            </w:pPr>
            <w:r w:rsidRPr="0073766C">
              <w:rPr>
                <w:rFonts w:ascii="Calibri" w:eastAsia="Times New Roman" w:hAnsi="Calibri" w:cs="Calibri"/>
                <w:color w:val="000000"/>
              </w:rPr>
              <w:t>261.6</w:t>
            </w:r>
          </w:p>
        </w:tc>
      </w:tr>
      <w:tr w:rsidR="0073766C" w:rsidRPr="0073766C" w:rsidTr="0073766C">
        <w:trPr>
          <w:trHeight w:val="315"/>
        </w:trPr>
        <w:tc>
          <w:tcPr>
            <w:tcW w:w="1780" w:type="dxa"/>
            <w:tcBorders>
              <w:top w:val="nil"/>
              <w:left w:val="nil"/>
              <w:bottom w:val="nil"/>
              <w:right w:val="nil"/>
            </w:tcBorders>
            <w:shd w:val="clear" w:color="auto" w:fill="auto"/>
            <w:noWrap/>
            <w:vAlign w:val="bottom"/>
            <w:hideMark/>
          </w:tcPr>
          <w:p w:rsidR="0073766C" w:rsidRPr="0073766C" w:rsidRDefault="0073766C" w:rsidP="0073766C">
            <w:pPr>
              <w:spacing w:after="0" w:line="240" w:lineRule="auto"/>
              <w:jc w:val="right"/>
              <w:rPr>
                <w:rFonts w:ascii="Calibri" w:eastAsia="Times New Roman" w:hAnsi="Calibri" w:cs="Calibri"/>
                <w:color w:val="000000"/>
              </w:rPr>
            </w:pPr>
          </w:p>
        </w:tc>
        <w:tc>
          <w:tcPr>
            <w:tcW w:w="4240" w:type="dxa"/>
            <w:tcBorders>
              <w:top w:val="nil"/>
              <w:left w:val="nil"/>
              <w:bottom w:val="nil"/>
              <w:right w:val="nil"/>
            </w:tcBorders>
            <w:shd w:val="clear" w:color="auto" w:fill="auto"/>
            <w:noWrap/>
            <w:vAlign w:val="bottom"/>
            <w:hideMark/>
          </w:tcPr>
          <w:p w:rsidR="0073766C" w:rsidRPr="0073766C" w:rsidRDefault="0073766C" w:rsidP="0073766C">
            <w:pPr>
              <w:spacing w:after="0" w:line="240" w:lineRule="auto"/>
              <w:rPr>
                <w:rFonts w:ascii="Times New Roman" w:eastAsia="Times New Roman" w:hAnsi="Times New Roman" w:cs="Times New Roman"/>
                <w:sz w:val="20"/>
                <w:szCs w:val="20"/>
              </w:rPr>
            </w:pPr>
          </w:p>
        </w:tc>
        <w:tc>
          <w:tcPr>
            <w:tcW w:w="1200" w:type="dxa"/>
            <w:tcBorders>
              <w:top w:val="nil"/>
              <w:left w:val="single" w:sz="8" w:space="0" w:color="auto"/>
              <w:bottom w:val="single" w:sz="8" w:space="0" w:color="auto"/>
              <w:right w:val="single" w:sz="8" w:space="0" w:color="auto"/>
            </w:tcBorders>
            <w:shd w:val="clear" w:color="auto" w:fill="auto"/>
            <w:noWrap/>
            <w:vAlign w:val="bottom"/>
            <w:hideMark/>
          </w:tcPr>
          <w:p w:rsidR="0073766C" w:rsidRPr="0073766C" w:rsidRDefault="0073766C" w:rsidP="0073766C">
            <w:pPr>
              <w:spacing w:after="0" w:line="240" w:lineRule="auto"/>
              <w:jc w:val="right"/>
              <w:rPr>
                <w:rFonts w:ascii="Calibri" w:eastAsia="Times New Roman" w:hAnsi="Calibri" w:cs="Calibri"/>
                <w:b/>
                <w:bCs/>
              </w:rPr>
            </w:pPr>
            <w:r w:rsidRPr="0073766C">
              <w:rPr>
                <w:rFonts w:ascii="Calibri" w:eastAsia="Times New Roman" w:hAnsi="Calibri" w:cs="Calibri"/>
                <w:b/>
                <w:bCs/>
              </w:rPr>
              <w:t>408.55</w:t>
            </w:r>
          </w:p>
        </w:tc>
      </w:tr>
      <w:tr w:rsidR="0073766C" w:rsidRPr="0073766C" w:rsidTr="0073766C">
        <w:trPr>
          <w:trHeight w:val="315"/>
        </w:trPr>
        <w:tc>
          <w:tcPr>
            <w:tcW w:w="178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73766C" w:rsidRPr="0073766C" w:rsidRDefault="0073766C" w:rsidP="0073766C">
            <w:pPr>
              <w:spacing w:after="0" w:line="240" w:lineRule="auto"/>
              <w:jc w:val="center"/>
              <w:rPr>
                <w:rFonts w:ascii="Calibri" w:eastAsia="Times New Roman" w:hAnsi="Calibri" w:cs="Calibri"/>
                <w:b/>
                <w:bCs/>
                <w:color w:val="000000"/>
              </w:rPr>
            </w:pPr>
            <w:r w:rsidRPr="0073766C">
              <w:rPr>
                <w:rFonts w:ascii="Calibri" w:eastAsia="Times New Roman" w:hAnsi="Calibri" w:cs="Calibri"/>
                <w:b/>
                <w:bCs/>
                <w:color w:val="000000"/>
              </w:rPr>
              <w:t>Region</w:t>
            </w:r>
          </w:p>
        </w:tc>
        <w:tc>
          <w:tcPr>
            <w:tcW w:w="4240" w:type="dxa"/>
            <w:tcBorders>
              <w:top w:val="single" w:sz="8" w:space="0" w:color="auto"/>
              <w:left w:val="nil"/>
              <w:bottom w:val="single" w:sz="8" w:space="0" w:color="auto"/>
              <w:right w:val="single" w:sz="8" w:space="0" w:color="auto"/>
            </w:tcBorders>
            <w:shd w:val="clear" w:color="auto" w:fill="auto"/>
            <w:noWrap/>
            <w:vAlign w:val="bottom"/>
            <w:hideMark/>
          </w:tcPr>
          <w:p w:rsidR="0073766C" w:rsidRPr="0073766C" w:rsidRDefault="0073766C" w:rsidP="0073766C">
            <w:pPr>
              <w:spacing w:after="0" w:line="240" w:lineRule="auto"/>
              <w:jc w:val="center"/>
              <w:rPr>
                <w:rFonts w:ascii="Calibri" w:eastAsia="Times New Roman" w:hAnsi="Calibri" w:cs="Calibri"/>
                <w:b/>
                <w:bCs/>
                <w:color w:val="000000"/>
              </w:rPr>
            </w:pPr>
            <w:proofErr w:type="spellStart"/>
            <w:r w:rsidRPr="0073766C">
              <w:rPr>
                <w:rFonts w:ascii="Calibri" w:eastAsia="Times New Roman" w:hAnsi="Calibri" w:cs="Calibri"/>
                <w:b/>
                <w:bCs/>
                <w:color w:val="000000"/>
              </w:rPr>
              <w:t>Servicio</w:t>
            </w:r>
            <w:proofErr w:type="spellEnd"/>
          </w:p>
        </w:tc>
        <w:tc>
          <w:tcPr>
            <w:tcW w:w="1200" w:type="dxa"/>
            <w:tcBorders>
              <w:top w:val="nil"/>
              <w:left w:val="nil"/>
              <w:bottom w:val="single" w:sz="8" w:space="0" w:color="auto"/>
              <w:right w:val="single" w:sz="8" w:space="0" w:color="auto"/>
            </w:tcBorders>
            <w:shd w:val="clear" w:color="auto" w:fill="auto"/>
            <w:noWrap/>
            <w:vAlign w:val="bottom"/>
            <w:hideMark/>
          </w:tcPr>
          <w:p w:rsidR="0073766C" w:rsidRPr="0073766C" w:rsidRDefault="0073766C" w:rsidP="0073766C">
            <w:pPr>
              <w:spacing w:after="0" w:line="240" w:lineRule="auto"/>
              <w:jc w:val="center"/>
              <w:rPr>
                <w:rFonts w:ascii="Calibri" w:eastAsia="Times New Roman" w:hAnsi="Calibri" w:cs="Calibri"/>
                <w:b/>
                <w:bCs/>
                <w:color w:val="000000"/>
              </w:rPr>
            </w:pPr>
            <w:proofErr w:type="spellStart"/>
            <w:r w:rsidRPr="0073766C">
              <w:rPr>
                <w:rFonts w:ascii="Calibri" w:eastAsia="Times New Roman" w:hAnsi="Calibri" w:cs="Calibri"/>
                <w:b/>
                <w:bCs/>
                <w:color w:val="000000"/>
              </w:rPr>
              <w:t>Costo</w:t>
            </w:r>
            <w:proofErr w:type="spellEnd"/>
          </w:p>
        </w:tc>
      </w:tr>
      <w:tr w:rsidR="0073766C" w:rsidRPr="0073766C" w:rsidTr="0073766C">
        <w:trPr>
          <w:trHeight w:val="300"/>
        </w:trPr>
        <w:tc>
          <w:tcPr>
            <w:tcW w:w="1780" w:type="dxa"/>
            <w:tcBorders>
              <w:top w:val="nil"/>
              <w:left w:val="single" w:sz="8" w:space="0" w:color="auto"/>
              <w:bottom w:val="single" w:sz="4" w:space="0" w:color="auto"/>
              <w:right w:val="single" w:sz="8" w:space="0" w:color="auto"/>
            </w:tcBorders>
            <w:shd w:val="clear" w:color="auto" w:fill="auto"/>
            <w:vAlign w:val="center"/>
            <w:hideMark/>
          </w:tcPr>
          <w:p w:rsidR="0073766C" w:rsidRPr="0073766C" w:rsidRDefault="0073766C" w:rsidP="0073766C">
            <w:pPr>
              <w:spacing w:after="0" w:line="240" w:lineRule="auto"/>
              <w:jc w:val="center"/>
              <w:rPr>
                <w:rFonts w:ascii="Calibri" w:eastAsia="Times New Roman" w:hAnsi="Calibri" w:cs="Calibri"/>
                <w:color w:val="000000"/>
              </w:rPr>
            </w:pPr>
            <w:r w:rsidRPr="0073766C">
              <w:rPr>
                <w:rFonts w:ascii="Calibri" w:eastAsia="Times New Roman" w:hAnsi="Calibri" w:cs="Calibri"/>
                <w:color w:val="000000"/>
              </w:rPr>
              <w:t>US East, Ohio</w:t>
            </w:r>
          </w:p>
        </w:tc>
        <w:tc>
          <w:tcPr>
            <w:tcW w:w="4240" w:type="dxa"/>
            <w:tcBorders>
              <w:top w:val="nil"/>
              <w:left w:val="nil"/>
              <w:bottom w:val="single" w:sz="4" w:space="0" w:color="auto"/>
              <w:right w:val="single" w:sz="8" w:space="0" w:color="auto"/>
            </w:tcBorders>
            <w:shd w:val="clear" w:color="auto" w:fill="auto"/>
            <w:noWrap/>
            <w:vAlign w:val="bottom"/>
            <w:hideMark/>
          </w:tcPr>
          <w:p w:rsidR="0073766C" w:rsidRPr="0073766C" w:rsidRDefault="0073766C" w:rsidP="0073766C">
            <w:pPr>
              <w:spacing w:after="0" w:line="240" w:lineRule="auto"/>
              <w:rPr>
                <w:rFonts w:ascii="Calibri" w:eastAsia="Times New Roman" w:hAnsi="Calibri" w:cs="Calibri"/>
                <w:color w:val="000000"/>
              </w:rPr>
            </w:pPr>
            <w:r w:rsidRPr="0073766C">
              <w:rPr>
                <w:rFonts w:ascii="Calibri" w:eastAsia="Times New Roman" w:hAnsi="Calibri" w:cs="Calibri"/>
                <w:color w:val="000000"/>
              </w:rPr>
              <w:t xml:space="preserve">3 </w:t>
            </w:r>
            <w:proofErr w:type="spellStart"/>
            <w:r w:rsidRPr="0073766C">
              <w:rPr>
                <w:rFonts w:ascii="Calibri" w:eastAsia="Times New Roman" w:hAnsi="Calibri" w:cs="Calibri"/>
                <w:color w:val="000000"/>
              </w:rPr>
              <w:t>instancias</w:t>
            </w:r>
            <w:proofErr w:type="spellEnd"/>
            <w:r w:rsidRPr="0073766C">
              <w:rPr>
                <w:rFonts w:ascii="Calibri" w:eastAsia="Times New Roman" w:hAnsi="Calibri" w:cs="Calibri"/>
                <w:color w:val="000000"/>
              </w:rPr>
              <w:t xml:space="preserve"> t</w:t>
            </w:r>
            <w:proofErr w:type="gramStart"/>
            <w:r w:rsidRPr="0073766C">
              <w:rPr>
                <w:rFonts w:ascii="Calibri" w:eastAsia="Times New Roman" w:hAnsi="Calibri" w:cs="Calibri"/>
                <w:color w:val="000000"/>
              </w:rPr>
              <w:t>3.large</w:t>
            </w:r>
            <w:proofErr w:type="gramEnd"/>
            <w:r w:rsidRPr="0073766C">
              <w:rPr>
                <w:rFonts w:ascii="Calibri" w:eastAsia="Times New Roman" w:hAnsi="Calibri" w:cs="Calibri"/>
                <w:color w:val="000000"/>
              </w:rPr>
              <w:t xml:space="preserve"> Amazon EC2 </w:t>
            </w:r>
          </w:p>
        </w:tc>
        <w:tc>
          <w:tcPr>
            <w:tcW w:w="1200" w:type="dxa"/>
            <w:tcBorders>
              <w:top w:val="nil"/>
              <w:left w:val="nil"/>
              <w:bottom w:val="single" w:sz="4" w:space="0" w:color="auto"/>
              <w:right w:val="single" w:sz="8" w:space="0" w:color="auto"/>
            </w:tcBorders>
            <w:shd w:val="clear" w:color="auto" w:fill="auto"/>
            <w:noWrap/>
            <w:vAlign w:val="bottom"/>
            <w:hideMark/>
          </w:tcPr>
          <w:p w:rsidR="0073766C" w:rsidRPr="0073766C" w:rsidRDefault="0073766C" w:rsidP="0073766C">
            <w:pPr>
              <w:spacing w:after="0" w:line="240" w:lineRule="auto"/>
              <w:jc w:val="right"/>
              <w:rPr>
                <w:rFonts w:ascii="Calibri" w:eastAsia="Times New Roman" w:hAnsi="Calibri" w:cs="Calibri"/>
                <w:color w:val="000000"/>
              </w:rPr>
            </w:pPr>
            <w:r w:rsidRPr="0073766C">
              <w:rPr>
                <w:rFonts w:ascii="Calibri" w:eastAsia="Times New Roman" w:hAnsi="Calibri" w:cs="Calibri"/>
                <w:color w:val="000000"/>
              </w:rPr>
              <w:t>90.45</w:t>
            </w:r>
          </w:p>
        </w:tc>
      </w:tr>
      <w:tr w:rsidR="0073766C" w:rsidRPr="0073766C" w:rsidTr="0073766C">
        <w:trPr>
          <w:trHeight w:val="315"/>
        </w:trPr>
        <w:tc>
          <w:tcPr>
            <w:tcW w:w="1780" w:type="dxa"/>
            <w:tcBorders>
              <w:top w:val="nil"/>
              <w:left w:val="single" w:sz="8" w:space="0" w:color="auto"/>
              <w:bottom w:val="single" w:sz="8" w:space="0" w:color="auto"/>
              <w:right w:val="single" w:sz="8" w:space="0" w:color="auto"/>
            </w:tcBorders>
            <w:shd w:val="clear" w:color="auto" w:fill="auto"/>
            <w:vAlign w:val="center"/>
            <w:hideMark/>
          </w:tcPr>
          <w:p w:rsidR="0073766C" w:rsidRPr="0073766C" w:rsidRDefault="0073766C" w:rsidP="0073766C">
            <w:pPr>
              <w:spacing w:after="0" w:line="240" w:lineRule="auto"/>
              <w:jc w:val="center"/>
              <w:rPr>
                <w:rFonts w:ascii="Calibri" w:eastAsia="Times New Roman" w:hAnsi="Calibri" w:cs="Calibri"/>
                <w:color w:val="000000"/>
              </w:rPr>
            </w:pPr>
            <w:r w:rsidRPr="0073766C">
              <w:rPr>
                <w:rFonts w:ascii="Calibri" w:eastAsia="Times New Roman" w:hAnsi="Calibri" w:cs="Calibri"/>
                <w:color w:val="000000"/>
              </w:rPr>
              <w:t> </w:t>
            </w:r>
          </w:p>
        </w:tc>
        <w:tc>
          <w:tcPr>
            <w:tcW w:w="4240" w:type="dxa"/>
            <w:tcBorders>
              <w:top w:val="nil"/>
              <w:left w:val="nil"/>
              <w:bottom w:val="single" w:sz="8" w:space="0" w:color="auto"/>
              <w:right w:val="single" w:sz="8" w:space="0" w:color="auto"/>
            </w:tcBorders>
            <w:shd w:val="clear" w:color="auto" w:fill="auto"/>
            <w:noWrap/>
            <w:vAlign w:val="bottom"/>
            <w:hideMark/>
          </w:tcPr>
          <w:p w:rsidR="0073766C" w:rsidRPr="0073766C" w:rsidRDefault="0073766C" w:rsidP="0073766C">
            <w:pPr>
              <w:spacing w:after="0" w:line="240" w:lineRule="auto"/>
              <w:rPr>
                <w:rFonts w:ascii="Calibri" w:eastAsia="Times New Roman" w:hAnsi="Calibri" w:cs="Calibri"/>
                <w:color w:val="000000"/>
              </w:rPr>
            </w:pPr>
            <w:r w:rsidRPr="0073766C">
              <w:rPr>
                <w:rFonts w:ascii="Calibri" w:eastAsia="Times New Roman" w:hAnsi="Calibri" w:cs="Calibri"/>
                <w:color w:val="000000"/>
              </w:rPr>
              <w:t xml:space="preserve">500Gb HD + Daily Snapshot (delta 10Gb) EBS </w:t>
            </w:r>
          </w:p>
        </w:tc>
        <w:tc>
          <w:tcPr>
            <w:tcW w:w="1200" w:type="dxa"/>
            <w:tcBorders>
              <w:top w:val="nil"/>
              <w:left w:val="nil"/>
              <w:bottom w:val="single" w:sz="8" w:space="0" w:color="auto"/>
              <w:right w:val="single" w:sz="8" w:space="0" w:color="auto"/>
            </w:tcBorders>
            <w:shd w:val="clear" w:color="auto" w:fill="auto"/>
            <w:noWrap/>
            <w:vAlign w:val="bottom"/>
            <w:hideMark/>
          </w:tcPr>
          <w:p w:rsidR="0073766C" w:rsidRPr="0073766C" w:rsidRDefault="0073766C" w:rsidP="0073766C">
            <w:pPr>
              <w:spacing w:after="0" w:line="240" w:lineRule="auto"/>
              <w:jc w:val="right"/>
              <w:rPr>
                <w:rFonts w:ascii="Calibri" w:eastAsia="Times New Roman" w:hAnsi="Calibri" w:cs="Calibri"/>
                <w:color w:val="000000"/>
              </w:rPr>
            </w:pPr>
            <w:r w:rsidRPr="0073766C">
              <w:rPr>
                <w:rFonts w:ascii="Calibri" w:eastAsia="Times New Roman" w:hAnsi="Calibri" w:cs="Calibri"/>
                <w:color w:val="000000"/>
              </w:rPr>
              <w:t>165</w:t>
            </w:r>
          </w:p>
        </w:tc>
      </w:tr>
      <w:tr w:rsidR="0073766C" w:rsidRPr="0073766C" w:rsidTr="0073766C">
        <w:trPr>
          <w:trHeight w:val="315"/>
        </w:trPr>
        <w:tc>
          <w:tcPr>
            <w:tcW w:w="1780" w:type="dxa"/>
            <w:tcBorders>
              <w:top w:val="nil"/>
              <w:left w:val="nil"/>
              <w:bottom w:val="nil"/>
              <w:right w:val="nil"/>
            </w:tcBorders>
            <w:shd w:val="clear" w:color="auto" w:fill="auto"/>
            <w:noWrap/>
            <w:vAlign w:val="bottom"/>
            <w:hideMark/>
          </w:tcPr>
          <w:p w:rsidR="0073766C" w:rsidRPr="0073766C" w:rsidRDefault="0073766C" w:rsidP="0073766C">
            <w:pPr>
              <w:spacing w:after="0" w:line="240" w:lineRule="auto"/>
              <w:jc w:val="right"/>
              <w:rPr>
                <w:rFonts w:ascii="Calibri" w:eastAsia="Times New Roman" w:hAnsi="Calibri" w:cs="Calibri"/>
                <w:color w:val="000000"/>
              </w:rPr>
            </w:pPr>
          </w:p>
        </w:tc>
        <w:tc>
          <w:tcPr>
            <w:tcW w:w="4240" w:type="dxa"/>
            <w:tcBorders>
              <w:top w:val="nil"/>
              <w:left w:val="nil"/>
              <w:bottom w:val="nil"/>
              <w:right w:val="nil"/>
            </w:tcBorders>
            <w:shd w:val="clear" w:color="auto" w:fill="auto"/>
            <w:noWrap/>
            <w:vAlign w:val="bottom"/>
            <w:hideMark/>
          </w:tcPr>
          <w:p w:rsidR="0073766C" w:rsidRPr="0073766C" w:rsidRDefault="0073766C" w:rsidP="0073766C">
            <w:pPr>
              <w:spacing w:after="0" w:line="240" w:lineRule="auto"/>
              <w:rPr>
                <w:rFonts w:ascii="Times New Roman" w:eastAsia="Times New Roman" w:hAnsi="Times New Roman" w:cs="Times New Roman"/>
                <w:sz w:val="20"/>
                <w:szCs w:val="20"/>
              </w:rPr>
            </w:pPr>
          </w:p>
        </w:tc>
        <w:tc>
          <w:tcPr>
            <w:tcW w:w="1200" w:type="dxa"/>
            <w:tcBorders>
              <w:top w:val="nil"/>
              <w:left w:val="single" w:sz="8" w:space="0" w:color="auto"/>
              <w:bottom w:val="single" w:sz="8" w:space="0" w:color="auto"/>
              <w:right w:val="single" w:sz="8" w:space="0" w:color="auto"/>
            </w:tcBorders>
            <w:shd w:val="clear" w:color="000000" w:fill="00B050"/>
            <w:noWrap/>
            <w:vAlign w:val="bottom"/>
            <w:hideMark/>
          </w:tcPr>
          <w:p w:rsidR="0073766C" w:rsidRPr="0073766C" w:rsidRDefault="0073766C" w:rsidP="0073766C">
            <w:pPr>
              <w:spacing w:after="0" w:line="240" w:lineRule="auto"/>
              <w:jc w:val="right"/>
              <w:rPr>
                <w:rFonts w:ascii="Calibri" w:eastAsia="Times New Roman" w:hAnsi="Calibri" w:cs="Calibri"/>
                <w:b/>
                <w:bCs/>
                <w:color w:val="FFFFFF"/>
              </w:rPr>
            </w:pPr>
            <w:r w:rsidRPr="0073766C">
              <w:rPr>
                <w:rFonts w:ascii="Calibri" w:eastAsia="Times New Roman" w:hAnsi="Calibri" w:cs="Calibri"/>
                <w:b/>
                <w:bCs/>
                <w:color w:val="FFFFFF"/>
              </w:rPr>
              <w:t>255.45</w:t>
            </w:r>
          </w:p>
        </w:tc>
      </w:tr>
      <w:tr w:rsidR="0073766C" w:rsidRPr="0073766C" w:rsidTr="0073766C">
        <w:trPr>
          <w:trHeight w:val="315"/>
        </w:trPr>
        <w:tc>
          <w:tcPr>
            <w:tcW w:w="178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73766C" w:rsidRPr="0073766C" w:rsidRDefault="0073766C" w:rsidP="0073766C">
            <w:pPr>
              <w:spacing w:after="0" w:line="240" w:lineRule="auto"/>
              <w:jc w:val="center"/>
              <w:rPr>
                <w:rFonts w:ascii="Calibri" w:eastAsia="Times New Roman" w:hAnsi="Calibri" w:cs="Calibri"/>
                <w:b/>
                <w:bCs/>
                <w:color w:val="000000"/>
              </w:rPr>
            </w:pPr>
            <w:r w:rsidRPr="0073766C">
              <w:rPr>
                <w:rFonts w:ascii="Calibri" w:eastAsia="Times New Roman" w:hAnsi="Calibri" w:cs="Calibri"/>
                <w:b/>
                <w:bCs/>
                <w:color w:val="000000"/>
              </w:rPr>
              <w:t>Region</w:t>
            </w:r>
          </w:p>
        </w:tc>
        <w:tc>
          <w:tcPr>
            <w:tcW w:w="4240" w:type="dxa"/>
            <w:tcBorders>
              <w:top w:val="single" w:sz="8" w:space="0" w:color="auto"/>
              <w:left w:val="nil"/>
              <w:bottom w:val="single" w:sz="8" w:space="0" w:color="auto"/>
              <w:right w:val="single" w:sz="8" w:space="0" w:color="auto"/>
            </w:tcBorders>
            <w:shd w:val="clear" w:color="auto" w:fill="auto"/>
            <w:noWrap/>
            <w:vAlign w:val="bottom"/>
            <w:hideMark/>
          </w:tcPr>
          <w:p w:rsidR="0073766C" w:rsidRPr="0073766C" w:rsidRDefault="0073766C" w:rsidP="0073766C">
            <w:pPr>
              <w:spacing w:after="0" w:line="240" w:lineRule="auto"/>
              <w:jc w:val="center"/>
              <w:rPr>
                <w:rFonts w:ascii="Calibri" w:eastAsia="Times New Roman" w:hAnsi="Calibri" w:cs="Calibri"/>
                <w:b/>
                <w:bCs/>
                <w:color w:val="000000"/>
              </w:rPr>
            </w:pPr>
            <w:proofErr w:type="spellStart"/>
            <w:r w:rsidRPr="0073766C">
              <w:rPr>
                <w:rFonts w:ascii="Calibri" w:eastAsia="Times New Roman" w:hAnsi="Calibri" w:cs="Calibri"/>
                <w:b/>
                <w:bCs/>
                <w:color w:val="000000"/>
              </w:rPr>
              <w:t>Servicio</w:t>
            </w:r>
            <w:proofErr w:type="spellEnd"/>
          </w:p>
        </w:tc>
        <w:tc>
          <w:tcPr>
            <w:tcW w:w="1200" w:type="dxa"/>
            <w:tcBorders>
              <w:top w:val="nil"/>
              <w:left w:val="nil"/>
              <w:bottom w:val="single" w:sz="8" w:space="0" w:color="auto"/>
              <w:right w:val="single" w:sz="8" w:space="0" w:color="auto"/>
            </w:tcBorders>
            <w:shd w:val="clear" w:color="auto" w:fill="auto"/>
            <w:noWrap/>
            <w:vAlign w:val="bottom"/>
            <w:hideMark/>
          </w:tcPr>
          <w:p w:rsidR="0073766C" w:rsidRPr="0073766C" w:rsidRDefault="0073766C" w:rsidP="0073766C">
            <w:pPr>
              <w:spacing w:after="0" w:line="240" w:lineRule="auto"/>
              <w:jc w:val="center"/>
              <w:rPr>
                <w:rFonts w:ascii="Calibri" w:eastAsia="Times New Roman" w:hAnsi="Calibri" w:cs="Calibri"/>
                <w:b/>
                <w:bCs/>
                <w:color w:val="000000"/>
              </w:rPr>
            </w:pPr>
            <w:proofErr w:type="spellStart"/>
            <w:r w:rsidRPr="0073766C">
              <w:rPr>
                <w:rFonts w:ascii="Calibri" w:eastAsia="Times New Roman" w:hAnsi="Calibri" w:cs="Calibri"/>
                <w:b/>
                <w:bCs/>
                <w:color w:val="000000"/>
              </w:rPr>
              <w:t>Costo</w:t>
            </w:r>
            <w:proofErr w:type="spellEnd"/>
          </w:p>
        </w:tc>
      </w:tr>
      <w:tr w:rsidR="0073766C" w:rsidRPr="0073766C" w:rsidTr="0073766C">
        <w:trPr>
          <w:trHeight w:val="300"/>
        </w:trPr>
        <w:tc>
          <w:tcPr>
            <w:tcW w:w="1780" w:type="dxa"/>
            <w:vMerge w:val="restart"/>
            <w:tcBorders>
              <w:top w:val="nil"/>
              <w:left w:val="single" w:sz="8" w:space="0" w:color="auto"/>
              <w:bottom w:val="single" w:sz="8" w:space="0" w:color="000000"/>
              <w:right w:val="single" w:sz="8" w:space="0" w:color="auto"/>
            </w:tcBorders>
            <w:shd w:val="clear" w:color="auto" w:fill="auto"/>
            <w:vAlign w:val="center"/>
            <w:hideMark/>
          </w:tcPr>
          <w:p w:rsidR="0073766C" w:rsidRPr="0073766C" w:rsidRDefault="0073766C" w:rsidP="0073766C">
            <w:pPr>
              <w:spacing w:after="0" w:line="240" w:lineRule="auto"/>
              <w:jc w:val="center"/>
              <w:rPr>
                <w:rFonts w:ascii="Calibri" w:eastAsia="Times New Roman" w:hAnsi="Calibri" w:cs="Calibri"/>
                <w:color w:val="000000"/>
              </w:rPr>
            </w:pPr>
            <w:r w:rsidRPr="0073766C">
              <w:rPr>
                <w:rFonts w:ascii="Calibri" w:eastAsia="Times New Roman" w:hAnsi="Calibri" w:cs="Calibri"/>
                <w:color w:val="000000"/>
              </w:rPr>
              <w:t>US West, N. California</w:t>
            </w:r>
          </w:p>
        </w:tc>
        <w:tc>
          <w:tcPr>
            <w:tcW w:w="4240" w:type="dxa"/>
            <w:tcBorders>
              <w:top w:val="nil"/>
              <w:left w:val="nil"/>
              <w:bottom w:val="single" w:sz="4" w:space="0" w:color="auto"/>
              <w:right w:val="single" w:sz="8" w:space="0" w:color="auto"/>
            </w:tcBorders>
            <w:shd w:val="clear" w:color="auto" w:fill="auto"/>
            <w:noWrap/>
            <w:vAlign w:val="bottom"/>
            <w:hideMark/>
          </w:tcPr>
          <w:p w:rsidR="0073766C" w:rsidRPr="0073766C" w:rsidRDefault="0073766C" w:rsidP="0073766C">
            <w:pPr>
              <w:spacing w:after="0" w:line="240" w:lineRule="auto"/>
              <w:rPr>
                <w:rFonts w:ascii="Calibri" w:eastAsia="Times New Roman" w:hAnsi="Calibri" w:cs="Calibri"/>
                <w:color w:val="000000"/>
              </w:rPr>
            </w:pPr>
            <w:r w:rsidRPr="0073766C">
              <w:rPr>
                <w:rFonts w:ascii="Calibri" w:eastAsia="Times New Roman" w:hAnsi="Calibri" w:cs="Calibri"/>
                <w:color w:val="000000"/>
              </w:rPr>
              <w:t xml:space="preserve">3 </w:t>
            </w:r>
            <w:proofErr w:type="spellStart"/>
            <w:r w:rsidRPr="0073766C">
              <w:rPr>
                <w:rFonts w:ascii="Calibri" w:eastAsia="Times New Roman" w:hAnsi="Calibri" w:cs="Calibri"/>
                <w:color w:val="000000"/>
              </w:rPr>
              <w:t>instancias</w:t>
            </w:r>
            <w:proofErr w:type="spellEnd"/>
            <w:r w:rsidRPr="0073766C">
              <w:rPr>
                <w:rFonts w:ascii="Calibri" w:eastAsia="Times New Roman" w:hAnsi="Calibri" w:cs="Calibri"/>
                <w:color w:val="000000"/>
              </w:rPr>
              <w:t xml:space="preserve"> t</w:t>
            </w:r>
            <w:proofErr w:type="gramStart"/>
            <w:r w:rsidRPr="0073766C">
              <w:rPr>
                <w:rFonts w:ascii="Calibri" w:eastAsia="Times New Roman" w:hAnsi="Calibri" w:cs="Calibri"/>
                <w:color w:val="000000"/>
              </w:rPr>
              <w:t>3.large</w:t>
            </w:r>
            <w:proofErr w:type="gramEnd"/>
            <w:r w:rsidRPr="0073766C">
              <w:rPr>
                <w:rFonts w:ascii="Calibri" w:eastAsia="Times New Roman" w:hAnsi="Calibri" w:cs="Calibri"/>
                <w:color w:val="000000"/>
              </w:rPr>
              <w:t xml:space="preserve"> Amazon EC2 </w:t>
            </w:r>
          </w:p>
        </w:tc>
        <w:tc>
          <w:tcPr>
            <w:tcW w:w="1200" w:type="dxa"/>
            <w:tcBorders>
              <w:top w:val="nil"/>
              <w:left w:val="nil"/>
              <w:bottom w:val="single" w:sz="4" w:space="0" w:color="auto"/>
              <w:right w:val="single" w:sz="8" w:space="0" w:color="auto"/>
            </w:tcBorders>
            <w:shd w:val="clear" w:color="auto" w:fill="auto"/>
            <w:noWrap/>
            <w:vAlign w:val="bottom"/>
            <w:hideMark/>
          </w:tcPr>
          <w:p w:rsidR="0073766C" w:rsidRPr="0073766C" w:rsidRDefault="0073766C" w:rsidP="0073766C">
            <w:pPr>
              <w:spacing w:after="0" w:line="240" w:lineRule="auto"/>
              <w:jc w:val="right"/>
              <w:rPr>
                <w:rFonts w:ascii="Calibri" w:eastAsia="Times New Roman" w:hAnsi="Calibri" w:cs="Calibri"/>
                <w:color w:val="000000"/>
              </w:rPr>
            </w:pPr>
            <w:r w:rsidRPr="0073766C">
              <w:rPr>
                <w:rFonts w:ascii="Calibri" w:eastAsia="Times New Roman" w:hAnsi="Calibri" w:cs="Calibri"/>
                <w:color w:val="000000"/>
              </w:rPr>
              <w:t>124.61</w:t>
            </w:r>
          </w:p>
        </w:tc>
      </w:tr>
      <w:tr w:rsidR="0073766C" w:rsidRPr="0073766C" w:rsidTr="0073766C">
        <w:trPr>
          <w:trHeight w:val="315"/>
        </w:trPr>
        <w:tc>
          <w:tcPr>
            <w:tcW w:w="1780" w:type="dxa"/>
            <w:vMerge/>
            <w:tcBorders>
              <w:top w:val="nil"/>
              <w:left w:val="single" w:sz="8" w:space="0" w:color="auto"/>
              <w:bottom w:val="single" w:sz="8" w:space="0" w:color="000000"/>
              <w:right w:val="single" w:sz="8" w:space="0" w:color="auto"/>
            </w:tcBorders>
            <w:vAlign w:val="center"/>
            <w:hideMark/>
          </w:tcPr>
          <w:p w:rsidR="0073766C" w:rsidRPr="0073766C" w:rsidRDefault="0073766C" w:rsidP="0073766C">
            <w:pPr>
              <w:spacing w:after="0" w:line="240" w:lineRule="auto"/>
              <w:rPr>
                <w:rFonts w:ascii="Calibri" w:eastAsia="Times New Roman" w:hAnsi="Calibri" w:cs="Calibri"/>
                <w:color w:val="000000"/>
              </w:rPr>
            </w:pPr>
          </w:p>
        </w:tc>
        <w:tc>
          <w:tcPr>
            <w:tcW w:w="4240" w:type="dxa"/>
            <w:tcBorders>
              <w:top w:val="nil"/>
              <w:left w:val="nil"/>
              <w:bottom w:val="single" w:sz="8" w:space="0" w:color="auto"/>
              <w:right w:val="single" w:sz="8" w:space="0" w:color="auto"/>
            </w:tcBorders>
            <w:shd w:val="clear" w:color="auto" w:fill="auto"/>
            <w:noWrap/>
            <w:vAlign w:val="bottom"/>
            <w:hideMark/>
          </w:tcPr>
          <w:p w:rsidR="0073766C" w:rsidRPr="0073766C" w:rsidRDefault="0073766C" w:rsidP="0073766C">
            <w:pPr>
              <w:spacing w:after="0" w:line="240" w:lineRule="auto"/>
              <w:rPr>
                <w:rFonts w:ascii="Calibri" w:eastAsia="Times New Roman" w:hAnsi="Calibri" w:cs="Calibri"/>
                <w:color w:val="000000"/>
              </w:rPr>
            </w:pPr>
            <w:r w:rsidRPr="0073766C">
              <w:rPr>
                <w:rFonts w:ascii="Calibri" w:eastAsia="Times New Roman" w:hAnsi="Calibri" w:cs="Calibri"/>
                <w:color w:val="000000"/>
              </w:rPr>
              <w:t xml:space="preserve">500Gb HD + Daily Snapshot (delta 10Gb) EBS </w:t>
            </w:r>
          </w:p>
        </w:tc>
        <w:tc>
          <w:tcPr>
            <w:tcW w:w="1200" w:type="dxa"/>
            <w:tcBorders>
              <w:top w:val="nil"/>
              <w:left w:val="nil"/>
              <w:bottom w:val="single" w:sz="8" w:space="0" w:color="auto"/>
              <w:right w:val="single" w:sz="8" w:space="0" w:color="auto"/>
            </w:tcBorders>
            <w:shd w:val="clear" w:color="auto" w:fill="auto"/>
            <w:noWrap/>
            <w:vAlign w:val="bottom"/>
            <w:hideMark/>
          </w:tcPr>
          <w:p w:rsidR="0073766C" w:rsidRPr="0073766C" w:rsidRDefault="0073766C" w:rsidP="0073766C">
            <w:pPr>
              <w:spacing w:after="0" w:line="240" w:lineRule="auto"/>
              <w:jc w:val="right"/>
              <w:rPr>
                <w:rFonts w:ascii="Calibri" w:eastAsia="Times New Roman" w:hAnsi="Calibri" w:cs="Calibri"/>
                <w:color w:val="000000"/>
              </w:rPr>
            </w:pPr>
            <w:r w:rsidRPr="0073766C">
              <w:rPr>
                <w:rFonts w:ascii="Calibri" w:eastAsia="Times New Roman" w:hAnsi="Calibri" w:cs="Calibri"/>
                <w:color w:val="000000"/>
              </w:rPr>
              <w:t>188.25</w:t>
            </w:r>
          </w:p>
        </w:tc>
      </w:tr>
      <w:tr w:rsidR="0073766C" w:rsidRPr="0073766C" w:rsidTr="0073766C">
        <w:trPr>
          <w:trHeight w:val="315"/>
        </w:trPr>
        <w:tc>
          <w:tcPr>
            <w:tcW w:w="1780" w:type="dxa"/>
            <w:tcBorders>
              <w:top w:val="nil"/>
              <w:left w:val="nil"/>
              <w:bottom w:val="nil"/>
              <w:right w:val="nil"/>
            </w:tcBorders>
            <w:shd w:val="clear" w:color="auto" w:fill="auto"/>
            <w:noWrap/>
            <w:vAlign w:val="bottom"/>
            <w:hideMark/>
          </w:tcPr>
          <w:p w:rsidR="0073766C" w:rsidRPr="0073766C" w:rsidRDefault="0073766C" w:rsidP="0073766C">
            <w:pPr>
              <w:spacing w:after="0" w:line="240" w:lineRule="auto"/>
              <w:jc w:val="right"/>
              <w:rPr>
                <w:rFonts w:ascii="Calibri" w:eastAsia="Times New Roman" w:hAnsi="Calibri" w:cs="Calibri"/>
                <w:color w:val="000000"/>
              </w:rPr>
            </w:pPr>
          </w:p>
        </w:tc>
        <w:tc>
          <w:tcPr>
            <w:tcW w:w="4240" w:type="dxa"/>
            <w:tcBorders>
              <w:top w:val="nil"/>
              <w:left w:val="nil"/>
              <w:bottom w:val="nil"/>
              <w:right w:val="nil"/>
            </w:tcBorders>
            <w:shd w:val="clear" w:color="auto" w:fill="auto"/>
            <w:noWrap/>
            <w:vAlign w:val="bottom"/>
            <w:hideMark/>
          </w:tcPr>
          <w:p w:rsidR="0073766C" w:rsidRPr="0073766C" w:rsidRDefault="0073766C" w:rsidP="0073766C">
            <w:pPr>
              <w:spacing w:after="0" w:line="240" w:lineRule="auto"/>
              <w:rPr>
                <w:rFonts w:ascii="Times New Roman" w:eastAsia="Times New Roman" w:hAnsi="Times New Roman" w:cs="Times New Roman"/>
                <w:sz w:val="20"/>
                <w:szCs w:val="20"/>
              </w:rPr>
            </w:pPr>
          </w:p>
        </w:tc>
        <w:tc>
          <w:tcPr>
            <w:tcW w:w="1200" w:type="dxa"/>
            <w:tcBorders>
              <w:top w:val="nil"/>
              <w:left w:val="single" w:sz="8" w:space="0" w:color="auto"/>
              <w:bottom w:val="single" w:sz="8" w:space="0" w:color="auto"/>
              <w:right w:val="single" w:sz="8" w:space="0" w:color="auto"/>
            </w:tcBorders>
            <w:shd w:val="clear" w:color="auto" w:fill="auto"/>
            <w:noWrap/>
            <w:vAlign w:val="bottom"/>
            <w:hideMark/>
          </w:tcPr>
          <w:p w:rsidR="0073766C" w:rsidRPr="0073766C" w:rsidRDefault="0073766C" w:rsidP="0073766C">
            <w:pPr>
              <w:spacing w:after="0" w:line="240" w:lineRule="auto"/>
              <w:jc w:val="right"/>
              <w:rPr>
                <w:rFonts w:ascii="Calibri" w:eastAsia="Times New Roman" w:hAnsi="Calibri" w:cs="Calibri"/>
                <w:b/>
                <w:bCs/>
              </w:rPr>
            </w:pPr>
            <w:r w:rsidRPr="0073766C">
              <w:rPr>
                <w:rFonts w:ascii="Calibri" w:eastAsia="Times New Roman" w:hAnsi="Calibri" w:cs="Calibri"/>
                <w:b/>
                <w:bCs/>
              </w:rPr>
              <w:t>312.86</w:t>
            </w:r>
          </w:p>
        </w:tc>
      </w:tr>
    </w:tbl>
    <w:p w:rsidR="00D13ADD" w:rsidRDefault="00D13ADD" w:rsidP="00D13ADD">
      <w:pPr>
        <w:spacing w:after="100" w:afterAutospacing="1" w:line="240" w:lineRule="auto"/>
        <w:rPr>
          <w:b/>
          <w:lang w:val="es-ES"/>
        </w:rPr>
      </w:pPr>
    </w:p>
    <w:p w:rsidR="00463460" w:rsidRDefault="00D13ADD" w:rsidP="00463460">
      <w:pPr>
        <w:spacing w:after="100" w:afterAutospacing="1" w:line="240" w:lineRule="auto"/>
        <w:rPr>
          <w:b/>
          <w:lang w:val="es-ES"/>
        </w:rPr>
      </w:pPr>
      <w:r>
        <w:rPr>
          <w:b/>
          <w:lang w:val="es-ES"/>
        </w:rPr>
        <w:lastRenderedPageBreak/>
        <w:t xml:space="preserve">2. </w:t>
      </w:r>
      <w:r w:rsidRPr="00D13ADD">
        <w:rPr>
          <w:b/>
          <w:lang w:val="es-ES"/>
        </w:rPr>
        <w:t xml:space="preserve">S3 Storage: </w:t>
      </w:r>
    </w:p>
    <w:p w:rsidR="00463460" w:rsidRDefault="00D13ADD" w:rsidP="00463460">
      <w:pPr>
        <w:pStyle w:val="Prrafodelista"/>
        <w:numPr>
          <w:ilvl w:val="0"/>
          <w:numId w:val="5"/>
        </w:numPr>
        <w:spacing w:after="100" w:afterAutospacing="1" w:line="240" w:lineRule="auto"/>
        <w:rPr>
          <w:b/>
          <w:lang w:val="es-ES"/>
        </w:rPr>
      </w:pPr>
      <w:r w:rsidRPr="00463460">
        <w:rPr>
          <w:b/>
          <w:lang w:val="es-ES"/>
        </w:rPr>
        <w:t xml:space="preserve">1 S3 </w:t>
      </w:r>
      <w:proofErr w:type="spellStart"/>
      <w:r w:rsidRPr="00463460">
        <w:rPr>
          <w:b/>
          <w:lang w:val="es-ES"/>
        </w:rPr>
        <w:t>bucket</w:t>
      </w:r>
      <w:proofErr w:type="spellEnd"/>
      <w:r w:rsidRPr="00463460">
        <w:rPr>
          <w:b/>
          <w:lang w:val="es-ES"/>
        </w:rPr>
        <w:t xml:space="preserve"> con clase de almacenamiento estándar (Standard). </w:t>
      </w:r>
    </w:p>
    <w:p w:rsidR="0073766C" w:rsidRPr="00463460" w:rsidRDefault="00D13ADD" w:rsidP="00463460">
      <w:pPr>
        <w:pStyle w:val="Prrafodelista"/>
        <w:numPr>
          <w:ilvl w:val="0"/>
          <w:numId w:val="5"/>
        </w:numPr>
        <w:spacing w:after="100" w:afterAutospacing="1" w:line="240" w:lineRule="auto"/>
        <w:rPr>
          <w:b/>
          <w:lang w:val="es-ES"/>
        </w:rPr>
      </w:pPr>
      <w:r w:rsidRPr="00463460">
        <w:rPr>
          <w:b/>
          <w:lang w:val="es-ES"/>
        </w:rPr>
        <w:t xml:space="preserve">1 S3 </w:t>
      </w:r>
      <w:proofErr w:type="spellStart"/>
      <w:r w:rsidRPr="00463460">
        <w:rPr>
          <w:b/>
          <w:lang w:val="es-ES"/>
        </w:rPr>
        <w:t>bucket</w:t>
      </w:r>
      <w:proofErr w:type="spellEnd"/>
      <w:r w:rsidRPr="00463460">
        <w:rPr>
          <w:b/>
          <w:lang w:val="es-ES"/>
        </w:rPr>
        <w:t xml:space="preserve"> con clase de almacenamiento Glacier.</w:t>
      </w:r>
    </w:p>
    <w:p w:rsidR="008842C0" w:rsidRDefault="00463460" w:rsidP="005535C9">
      <w:pPr>
        <w:spacing w:before="100" w:beforeAutospacing="1" w:after="100" w:afterAutospacing="1" w:line="240" w:lineRule="auto"/>
        <w:rPr>
          <w:lang w:val="es-ES"/>
        </w:rPr>
      </w:pPr>
      <w:r>
        <w:rPr>
          <w:lang w:val="es-ES"/>
        </w:rPr>
        <w:t>Ahora vamos a comparar los costos diferenciando las clases de almacenamiento Standard y Glacier.</w:t>
      </w:r>
    </w:p>
    <w:p w:rsidR="00463460" w:rsidRDefault="00463460" w:rsidP="005535C9">
      <w:pPr>
        <w:spacing w:before="100" w:beforeAutospacing="1" w:after="100" w:afterAutospacing="1" w:line="240" w:lineRule="auto"/>
        <w:rPr>
          <w:lang w:val="es-ES"/>
        </w:rPr>
      </w:pPr>
      <w:r>
        <w:rPr>
          <w:lang w:val="es-ES"/>
        </w:rPr>
        <w:t xml:space="preserve">Sabiendo que aparte del costo, hay diferencias de rendimiento y disponibilidad entre estas clases, se debe tener en cuenta previamente la necesidad para elegir entre estas clases de almacenamiento, la Standard es la de mayor disponibilidad, baja latencia, pero </w:t>
      </w:r>
      <w:r w:rsidR="003026C5">
        <w:rPr>
          <w:lang w:val="es-ES"/>
        </w:rPr>
        <w:t>más</w:t>
      </w:r>
      <w:r>
        <w:rPr>
          <w:lang w:val="es-ES"/>
        </w:rPr>
        <w:t xml:space="preserve"> alto costo, </w:t>
      </w:r>
      <w:proofErr w:type="spellStart"/>
      <w:r>
        <w:rPr>
          <w:lang w:val="es-ES"/>
        </w:rPr>
        <w:t>Glazier</w:t>
      </w:r>
      <w:proofErr w:type="spellEnd"/>
      <w:r>
        <w:rPr>
          <w:lang w:val="es-ES"/>
        </w:rPr>
        <w:t xml:space="preserve"> es recomendado para acceso de datos mas históricos, datos que no serán accedidos habitualmente.</w:t>
      </w:r>
    </w:p>
    <w:p w:rsidR="00463460" w:rsidRPr="00463460" w:rsidRDefault="00463460" w:rsidP="005535C9">
      <w:pPr>
        <w:spacing w:before="100" w:beforeAutospacing="1" w:after="100" w:afterAutospacing="1" w:line="240" w:lineRule="auto"/>
        <w:rPr>
          <w:lang w:val="es-ES"/>
        </w:rPr>
      </w:pPr>
      <w:r>
        <w:rPr>
          <w:lang w:val="es-ES"/>
        </w:rPr>
        <w:t xml:space="preserve">Para hacer la comparación, primero debemos elegir el servicio </w:t>
      </w:r>
      <w:r>
        <w:rPr>
          <w:b/>
          <w:lang w:val="es-ES"/>
        </w:rPr>
        <w:t xml:space="preserve">Amazon S3, </w:t>
      </w:r>
      <w:r>
        <w:rPr>
          <w:lang w:val="es-ES"/>
        </w:rPr>
        <w:t xml:space="preserve">buscamos el servicio “S3” y encontramos la primera opción “Amazon Simple Storage </w:t>
      </w:r>
      <w:proofErr w:type="spellStart"/>
      <w:r>
        <w:rPr>
          <w:lang w:val="es-ES"/>
        </w:rPr>
        <w:t>Service</w:t>
      </w:r>
      <w:proofErr w:type="spellEnd"/>
      <w:r>
        <w:rPr>
          <w:lang w:val="es-ES"/>
        </w:rPr>
        <w:t>”</w:t>
      </w:r>
    </w:p>
    <w:p w:rsidR="00463460" w:rsidRPr="00463460" w:rsidRDefault="00463460" w:rsidP="005535C9">
      <w:pPr>
        <w:spacing w:before="100" w:beforeAutospacing="1" w:after="100" w:afterAutospacing="1" w:line="240" w:lineRule="auto"/>
        <w:rPr>
          <w:b/>
          <w:lang w:val="es-ES"/>
        </w:rPr>
      </w:pPr>
      <w:r>
        <w:rPr>
          <w:noProof/>
        </w:rPr>
        <w:drawing>
          <wp:inline distT="0" distB="0" distL="0" distR="0" wp14:anchorId="581FDB00" wp14:editId="4849A073">
            <wp:extent cx="5943600" cy="2717800"/>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17800"/>
                    </a:xfrm>
                    <a:prstGeom prst="rect">
                      <a:avLst/>
                    </a:prstGeom>
                  </pic:spPr>
                </pic:pic>
              </a:graphicData>
            </a:graphic>
          </wp:inline>
        </w:drawing>
      </w:r>
    </w:p>
    <w:p w:rsidR="001600D7" w:rsidRDefault="00463460" w:rsidP="005535C9">
      <w:pPr>
        <w:spacing w:before="100" w:beforeAutospacing="1" w:after="100" w:afterAutospacing="1" w:line="240" w:lineRule="auto"/>
        <w:rPr>
          <w:lang w:val="es-ES"/>
        </w:rPr>
      </w:pPr>
      <w:r>
        <w:rPr>
          <w:lang w:val="es-ES"/>
        </w:rPr>
        <w:t xml:space="preserve">Presionamos en “Configure” </w:t>
      </w:r>
    </w:p>
    <w:p w:rsidR="00463460" w:rsidRDefault="004274DF" w:rsidP="005535C9">
      <w:pPr>
        <w:spacing w:before="100" w:beforeAutospacing="1" w:after="100" w:afterAutospacing="1" w:line="240" w:lineRule="auto"/>
        <w:rPr>
          <w:lang w:val="es-ES"/>
        </w:rPr>
      </w:pPr>
      <w:r>
        <w:rPr>
          <w:lang w:val="es-ES"/>
        </w:rPr>
        <w:t>Podemos elegir las diferentes clases, al principio seleccioné, la Standard, Glacier Flexible y Data Transfer, pero para hace la comparativa, primero creo un estimado del costo con “S3 Standard” y “Data Transfer” para después hacer un estimado de S3 Glacier:</w:t>
      </w:r>
    </w:p>
    <w:p w:rsidR="004274DF" w:rsidRDefault="004274DF" w:rsidP="005535C9">
      <w:pPr>
        <w:spacing w:before="100" w:beforeAutospacing="1" w:after="100" w:afterAutospacing="1" w:line="240" w:lineRule="auto"/>
      </w:pPr>
      <w:proofErr w:type="spellStart"/>
      <w:r w:rsidRPr="004274DF">
        <w:t>Elijo</w:t>
      </w:r>
      <w:proofErr w:type="spellEnd"/>
      <w:r w:rsidRPr="004274DF">
        <w:t xml:space="preserve"> “S3 Standard + Data T</w:t>
      </w:r>
      <w:r>
        <w:t>ransfer”</w:t>
      </w:r>
    </w:p>
    <w:p w:rsidR="004274DF" w:rsidRPr="004274DF" w:rsidRDefault="004274DF" w:rsidP="005535C9">
      <w:pPr>
        <w:spacing w:before="100" w:beforeAutospacing="1" w:after="100" w:afterAutospacing="1" w:line="240" w:lineRule="auto"/>
      </w:pPr>
      <w:r>
        <w:rPr>
          <w:noProof/>
        </w:rPr>
        <w:drawing>
          <wp:inline distT="0" distB="0" distL="0" distR="0" wp14:anchorId="6B9DF1BD" wp14:editId="3DE0D58E">
            <wp:extent cx="4996282" cy="1298713"/>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3649" cy="1311025"/>
                    </a:xfrm>
                    <a:prstGeom prst="rect">
                      <a:avLst/>
                    </a:prstGeom>
                  </pic:spPr>
                </pic:pic>
              </a:graphicData>
            </a:graphic>
          </wp:inline>
        </w:drawing>
      </w:r>
    </w:p>
    <w:p w:rsidR="00A13F39" w:rsidRDefault="00DC7E63" w:rsidP="00DC7E63">
      <w:pPr>
        <w:spacing w:before="100" w:beforeAutospacing="1" w:after="100" w:afterAutospacing="1" w:line="240" w:lineRule="auto"/>
        <w:rPr>
          <w:b/>
          <w:lang w:val="es-ES"/>
        </w:rPr>
      </w:pPr>
      <w:r>
        <w:rPr>
          <w:lang w:val="es-ES"/>
        </w:rPr>
        <w:lastRenderedPageBreak/>
        <w:t xml:space="preserve">Vamos a </w:t>
      </w:r>
      <w:r w:rsidR="004274DF">
        <w:rPr>
          <w:lang w:val="es-ES"/>
        </w:rPr>
        <w:t xml:space="preserve">hacer las comparaciones con 250 Gb de almacenamiento, también tenemos que comparar la misma cantidad de </w:t>
      </w:r>
      <w:r w:rsidR="00A13F39" w:rsidRPr="00A13F39">
        <w:rPr>
          <w:b/>
          <w:lang w:val="es-ES"/>
        </w:rPr>
        <w:t>“</w:t>
      </w:r>
      <w:r w:rsidR="004274DF">
        <w:rPr>
          <w:b/>
          <w:lang w:val="es-ES"/>
        </w:rPr>
        <w:t>Operaciones PUT, COPY, POST y LIST</w:t>
      </w:r>
      <w:r w:rsidR="00A13F39">
        <w:rPr>
          <w:b/>
          <w:lang w:val="es-ES"/>
        </w:rPr>
        <w:t>”</w:t>
      </w:r>
      <w:r w:rsidR="004274DF">
        <w:rPr>
          <w:lang w:val="es-ES"/>
        </w:rPr>
        <w:t xml:space="preserve"> y las </w:t>
      </w:r>
      <w:r w:rsidR="00A13F39" w:rsidRPr="00A13F39">
        <w:rPr>
          <w:b/>
          <w:lang w:val="es-ES"/>
        </w:rPr>
        <w:t>“</w:t>
      </w:r>
      <w:r w:rsidR="00A13F39">
        <w:rPr>
          <w:b/>
          <w:lang w:val="es-ES"/>
        </w:rPr>
        <w:t xml:space="preserve">GET, SELECT y otros </w:t>
      </w:r>
      <w:proofErr w:type="spellStart"/>
      <w:r w:rsidR="00A13F39">
        <w:rPr>
          <w:b/>
          <w:lang w:val="es-ES"/>
        </w:rPr>
        <w:t>request</w:t>
      </w:r>
      <w:proofErr w:type="spellEnd"/>
      <w:r w:rsidR="00A13F39">
        <w:rPr>
          <w:b/>
          <w:lang w:val="es-ES"/>
        </w:rPr>
        <w:t>”</w:t>
      </w:r>
    </w:p>
    <w:p w:rsidR="00A13F39" w:rsidRDefault="00A13F39" w:rsidP="00DC7E63">
      <w:pPr>
        <w:spacing w:before="100" w:beforeAutospacing="1" w:after="100" w:afterAutospacing="1" w:line="240" w:lineRule="auto"/>
        <w:rPr>
          <w:lang w:val="es-ES"/>
        </w:rPr>
      </w:pPr>
      <w:r w:rsidRPr="00A13F39">
        <w:rPr>
          <w:lang w:val="es-ES"/>
        </w:rPr>
        <w:t>Las Operaciones PUT, COPY, POST y LIST,</w:t>
      </w:r>
      <w:r>
        <w:rPr>
          <w:lang w:val="es-ES"/>
        </w:rPr>
        <w:t xml:space="preserve"> son las que </w:t>
      </w:r>
      <w:r w:rsidRPr="00A13F39">
        <w:rPr>
          <w:lang w:val="es-ES"/>
        </w:rPr>
        <w:t xml:space="preserve">se </w:t>
      </w:r>
      <w:r>
        <w:rPr>
          <w:lang w:val="es-ES"/>
        </w:rPr>
        <w:t xml:space="preserve">contabilizan cuando sobre los servicios se </w:t>
      </w:r>
      <w:r w:rsidRPr="00A13F39">
        <w:rPr>
          <w:lang w:val="es-ES"/>
        </w:rPr>
        <w:t xml:space="preserve">realizan </w:t>
      </w:r>
      <w:r>
        <w:rPr>
          <w:lang w:val="es-ES"/>
        </w:rPr>
        <w:t>acciones de, subir archivos</w:t>
      </w:r>
      <w:r w:rsidRPr="00A13F39">
        <w:rPr>
          <w:lang w:val="es-ES"/>
        </w:rPr>
        <w:t xml:space="preserve"> archivos (PUT), copia</w:t>
      </w:r>
      <w:r>
        <w:rPr>
          <w:lang w:val="es-ES"/>
        </w:rPr>
        <w:t>r</w:t>
      </w:r>
      <w:r w:rsidRPr="00A13F39">
        <w:rPr>
          <w:lang w:val="es-ES"/>
        </w:rPr>
        <w:t xml:space="preserve"> (COPY), publica</w:t>
      </w:r>
      <w:r>
        <w:rPr>
          <w:lang w:val="es-ES"/>
        </w:rPr>
        <w:t>r</w:t>
      </w:r>
      <w:r w:rsidRPr="00A13F39">
        <w:rPr>
          <w:lang w:val="es-ES"/>
        </w:rPr>
        <w:t xml:space="preserve"> (POST), o lista</w:t>
      </w:r>
      <w:r>
        <w:rPr>
          <w:lang w:val="es-ES"/>
        </w:rPr>
        <w:t>r</w:t>
      </w:r>
      <w:r w:rsidRPr="00A13F39">
        <w:rPr>
          <w:lang w:val="es-ES"/>
        </w:rPr>
        <w:t xml:space="preserve"> objetos</w:t>
      </w:r>
      <w:r>
        <w:rPr>
          <w:lang w:val="es-ES"/>
        </w:rPr>
        <w:t>.</w:t>
      </w:r>
    </w:p>
    <w:p w:rsidR="00A13F39" w:rsidRDefault="00A13F39" w:rsidP="00DC7E63">
      <w:pPr>
        <w:spacing w:before="100" w:beforeAutospacing="1" w:after="100" w:afterAutospacing="1" w:line="240" w:lineRule="auto"/>
        <w:rPr>
          <w:lang w:val="es-ES"/>
        </w:rPr>
      </w:pPr>
      <w:r>
        <w:rPr>
          <w:lang w:val="es-ES"/>
        </w:rPr>
        <w:t xml:space="preserve">Las Operaciones GET, SELECT y otros </w:t>
      </w:r>
      <w:proofErr w:type="spellStart"/>
      <w:r>
        <w:rPr>
          <w:lang w:val="es-ES"/>
        </w:rPr>
        <w:t>request</w:t>
      </w:r>
      <w:proofErr w:type="spellEnd"/>
      <w:r>
        <w:rPr>
          <w:lang w:val="es-ES"/>
        </w:rPr>
        <w:t xml:space="preserve"> son cuando se </w:t>
      </w:r>
      <w:r w:rsidRPr="00A13F39">
        <w:rPr>
          <w:lang w:val="es-ES"/>
        </w:rPr>
        <w:t xml:space="preserve">lee (GET), </w:t>
      </w:r>
      <w:r>
        <w:rPr>
          <w:lang w:val="es-ES"/>
        </w:rPr>
        <w:t xml:space="preserve">se </w:t>
      </w:r>
      <w:r w:rsidRPr="00A13F39">
        <w:rPr>
          <w:lang w:val="es-ES"/>
        </w:rPr>
        <w:t xml:space="preserve">selecciona (SELECT) o </w:t>
      </w:r>
      <w:r>
        <w:rPr>
          <w:lang w:val="es-ES"/>
        </w:rPr>
        <w:t xml:space="preserve">se </w:t>
      </w:r>
      <w:r w:rsidRPr="00A13F39">
        <w:rPr>
          <w:lang w:val="es-ES"/>
        </w:rPr>
        <w:t>realiza</w:t>
      </w:r>
      <w:r>
        <w:rPr>
          <w:lang w:val="es-ES"/>
        </w:rPr>
        <w:t>n</w:t>
      </w:r>
      <w:r w:rsidRPr="00A13F39">
        <w:rPr>
          <w:lang w:val="es-ES"/>
        </w:rPr>
        <w:t xml:space="preserve"> operaciones que acceden a los datos del </w:t>
      </w:r>
      <w:proofErr w:type="spellStart"/>
      <w:r w:rsidRPr="00A13F39">
        <w:rPr>
          <w:lang w:val="es-ES"/>
        </w:rPr>
        <w:t>buc</w:t>
      </w:r>
      <w:r>
        <w:rPr>
          <w:lang w:val="es-ES"/>
        </w:rPr>
        <w:t>ket</w:t>
      </w:r>
      <w:proofErr w:type="spellEnd"/>
      <w:r>
        <w:rPr>
          <w:lang w:val="es-ES"/>
        </w:rPr>
        <w:t>.</w:t>
      </w:r>
    </w:p>
    <w:p w:rsidR="00C978C7" w:rsidRDefault="00A13F39" w:rsidP="00DC7E63">
      <w:pPr>
        <w:spacing w:before="100" w:beforeAutospacing="1" w:after="100" w:afterAutospacing="1" w:line="240" w:lineRule="auto"/>
        <w:rPr>
          <w:b/>
          <w:lang w:val="es-ES"/>
        </w:rPr>
      </w:pPr>
      <w:r w:rsidRPr="00015DAA">
        <w:rPr>
          <w:b/>
          <w:lang w:val="es-ES"/>
        </w:rPr>
        <w:t xml:space="preserve">Vamos a estimar con 1000 </w:t>
      </w:r>
      <w:r w:rsidR="00C978C7" w:rsidRPr="00015DAA">
        <w:rPr>
          <w:b/>
          <w:lang w:val="es-ES"/>
        </w:rPr>
        <w:t>solicitud</w:t>
      </w:r>
      <w:r w:rsidRPr="00015DAA">
        <w:rPr>
          <w:b/>
          <w:lang w:val="es-ES"/>
        </w:rPr>
        <w:t xml:space="preserve">es </w:t>
      </w:r>
      <w:r w:rsidR="00C978C7" w:rsidRPr="00015DAA">
        <w:rPr>
          <w:b/>
          <w:lang w:val="es-ES"/>
        </w:rPr>
        <w:t>PUT, COPY… y con 5000 solicitudes GET, SELECT</w:t>
      </w:r>
    </w:p>
    <w:p w:rsidR="00015DAA" w:rsidRDefault="00015DAA" w:rsidP="00DC7E63">
      <w:pPr>
        <w:spacing w:before="100" w:beforeAutospacing="1" w:after="100" w:afterAutospacing="1" w:line="240" w:lineRule="auto"/>
        <w:rPr>
          <w:b/>
          <w:lang w:val="es-ES"/>
        </w:rPr>
      </w:pPr>
      <w:r>
        <w:rPr>
          <w:noProof/>
        </w:rPr>
        <w:drawing>
          <wp:inline distT="0" distB="0" distL="0" distR="0" wp14:anchorId="19284223" wp14:editId="38431EF9">
            <wp:extent cx="5943600" cy="21050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05025"/>
                    </a:xfrm>
                    <a:prstGeom prst="rect">
                      <a:avLst/>
                    </a:prstGeom>
                  </pic:spPr>
                </pic:pic>
              </a:graphicData>
            </a:graphic>
          </wp:inline>
        </w:drawing>
      </w:r>
    </w:p>
    <w:p w:rsidR="00015DAA" w:rsidRDefault="00015DAA" w:rsidP="00DC7E63">
      <w:pPr>
        <w:spacing w:before="100" w:beforeAutospacing="1" w:after="100" w:afterAutospacing="1" w:line="240" w:lineRule="auto"/>
        <w:rPr>
          <w:lang w:val="es-ES"/>
        </w:rPr>
      </w:pPr>
      <w:r>
        <w:rPr>
          <w:lang w:val="es-ES"/>
        </w:rPr>
        <w:t xml:space="preserve">Por </w:t>
      </w:r>
      <w:r w:rsidR="000C04D1">
        <w:rPr>
          <w:lang w:val="es-ES"/>
        </w:rPr>
        <w:t>último,</w:t>
      </w:r>
      <w:r>
        <w:rPr>
          <w:lang w:val="es-ES"/>
        </w:rPr>
        <w:t xml:space="preserve"> tenemos que ver los campos “</w:t>
      </w:r>
      <w:r>
        <w:rPr>
          <w:b/>
          <w:lang w:val="es-ES"/>
        </w:rPr>
        <w:t xml:space="preserve">Data </w:t>
      </w:r>
      <w:proofErr w:type="spellStart"/>
      <w:r>
        <w:rPr>
          <w:b/>
          <w:lang w:val="es-ES"/>
        </w:rPr>
        <w:t>returned</w:t>
      </w:r>
      <w:proofErr w:type="spellEnd"/>
      <w:r>
        <w:rPr>
          <w:b/>
          <w:lang w:val="es-ES"/>
        </w:rPr>
        <w:t xml:space="preserve"> </w:t>
      </w:r>
      <w:proofErr w:type="spellStart"/>
      <w:r>
        <w:rPr>
          <w:b/>
          <w:lang w:val="es-ES"/>
        </w:rPr>
        <w:t>by</w:t>
      </w:r>
      <w:proofErr w:type="spellEnd"/>
      <w:r>
        <w:rPr>
          <w:b/>
          <w:lang w:val="es-ES"/>
        </w:rPr>
        <w:t xml:space="preserve"> S3 </w:t>
      </w:r>
      <w:proofErr w:type="spellStart"/>
      <w:r>
        <w:rPr>
          <w:b/>
          <w:lang w:val="es-ES"/>
        </w:rPr>
        <w:t>Select</w:t>
      </w:r>
      <w:proofErr w:type="spellEnd"/>
      <w:r>
        <w:rPr>
          <w:b/>
          <w:lang w:val="es-ES"/>
        </w:rPr>
        <w:t xml:space="preserve">” </w:t>
      </w:r>
      <w:r>
        <w:rPr>
          <w:lang w:val="es-ES"/>
        </w:rPr>
        <w:t xml:space="preserve">y </w:t>
      </w:r>
      <w:r>
        <w:rPr>
          <w:b/>
          <w:lang w:val="es-ES"/>
        </w:rPr>
        <w:t xml:space="preserve">“Data </w:t>
      </w:r>
      <w:proofErr w:type="spellStart"/>
      <w:r w:rsidR="000809A2">
        <w:rPr>
          <w:b/>
          <w:lang w:val="es-ES"/>
        </w:rPr>
        <w:t>scanned</w:t>
      </w:r>
      <w:proofErr w:type="spellEnd"/>
      <w:r w:rsidR="000809A2">
        <w:rPr>
          <w:b/>
          <w:lang w:val="es-ES"/>
        </w:rPr>
        <w:t xml:space="preserve"> </w:t>
      </w:r>
      <w:proofErr w:type="spellStart"/>
      <w:r w:rsidR="000809A2">
        <w:rPr>
          <w:b/>
          <w:lang w:val="es-ES"/>
        </w:rPr>
        <w:t>by</w:t>
      </w:r>
      <w:proofErr w:type="spellEnd"/>
      <w:r w:rsidR="000809A2">
        <w:rPr>
          <w:b/>
          <w:lang w:val="es-ES"/>
        </w:rPr>
        <w:t xml:space="preserve"> S3 </w:t>
      </w:r>
      <w:proofErr w:type="spellStart"/>
      <w:r w:rsidR="000809A2">
        <w:rPr>
          <w:b/>
          <w:lang w:val="es-ES"/>
        </w:rPr>
        <w:t>Select</w:t>
      </w:r>
      <w:proofErr w:type="spellEnd"/>
      <w:r w:rsidR="000809A2">
        <w:rPr>
          <w:b/>
          <w:lang w:val="es-ES"/>
        </w:rPr>
        <w:t xml:space="preserve">” </w:t>
      </w:r>
    </w:p>
    <w:p w:rsidR="000809A2" w:rsidRDefault="000809A2" w:rsidP="00DC7E63">
      <w:pPr>
        <w:spacing w:before="100" w:beforeAutospacing="1" w:after="100" w:afterAutospacing="1" w:line="240" w:lineRule="auto"/>
        <w:rPr>
          <w:lang w:val="es-ES"/>
        </w:rPr>
      </w:pPr>
      <w:r>
        <w:rPr>
          <w:lang w:val="es-ES"/>
        </w:rPr>
        <w:t>El campo “</w:t>
      </w:r>
      <w:proofErr w:type="spellStart"/>
      <w:r>
        <w:rPr>
          <w:lang w:val="es-ES"/>
        </w:rPr>
        <w:t>returned</w:t>
      </w:r>
      <w:proofErr w:type="spellEnd"/>
      <w:r>
        <w:rPr>
          <w:lang w:val="es-ES"/>
        </w:rPr>
        <w:t>” corresponde a que datos se retornan al cliente al realizar una consulta (SELECT), s</w:t>
      </w:r>
      <w:r w:rsidRPr="000809A2">
        <w:rPr>
          <w:lang w:val="es-ES"/>
        </w:rPr>
        <w:t>uponiendo que los datos devueltos en cada SELECT son de unos 2 MB (en lugar de los 10 M</w:t>
      </w:r>
      <w:r>
        <w:rPr>
          <w:lang w:val="es-ES"/>
        </w:rPr>
        <w:t xml:space="preserve">B </w:t>
      </w:r>
      <w:r w:rsidRPr="000809A2">
        <w:rPr>
          <w:lang w:val="es-ES"/>
        </w:rPr>
        <w:t>escaneados), el cálculo sería: 5000 SELECT </w:t>
      </w:r>
      <w:proofErr w:type="spellStart"/>
      <w:r w:rsidRPr="000809A2">
        <w:rPr>
          <w:lang w:val="es-ES"/>
        </w:rPr>
        <w:t>req</w:t>
      </w:r>
      <w:proofErr w:type="spellEnd"/>
      <w:r>
        <w:rPr>
          <w:lang w:val="es-ES"/>
        </w:rPr>
        <w:t xml:space="preserve">. </w:t>
      </w:r>
      <w:r w:rsidRPr="000809A2">
        <w:rPr>
          <w:lang w:val="es-ES"/>
        </w:rPr>
        <w:t>×</w:t>
      </w:r>
      <w:r>
        <w:rPr>
          <w:lang w:val="es-ES"/>
        </w:rPr>
        <w:t xml:space="preserve"> </w:t>
      </w:r>
      <w:r w:rsidRPr="000809A2">
        <w:rPr>
          <w:lang w:val="es-ES"/>
        </w:rPr>
        <w:t>2 M</w:t>
      </w:r>
      <w:r>
        <w:rPr>
          <w:lang w:val="es-ES"/>
        </w:rPr>
        <w:t xml:space="preserve">b </w:t>
      </w:r>
      <w:r w:rsidRPr="000809A2">
        <w:rPr>
          <w:lang w:val="es-ES"/>
        </w:rPr>
        <w:t>=</w:t>
      </w:r>
      <w:r>
        <w:rPr>
          <w:lang w:val="es-ES"/>
        </w:rPr>
        <w:t xml:space="preserve"> 1</w:t>
      </w:r>
      <w:r w:rsidRPr="000809A2">
        <w:rPr>
          <w:lang w:val="es-ES"/>
        </w:rPr>
        <w:t>0 G</w:t>
      </w:r>
      <w:r>
        <w:rPr>
          <w:lang w:val="es-ES"/>
        </w:rPr>
        <w:t>b.</w:t>
      </w:r>
    </w:p>
    <w:p w:rsidR="000809A2" w:rsidRPr="000809A2" w:rsidRDefault="000809A2" w:rsidP="00DC7E63">
      <w:pPr>
        <w:spacing w:before="100" w:beforeAutospacing="1" w:after="100" w:afterAutospacing="1" w:line="240" w:lineRule="auto"/>
        <w:rPr>
          <w:lang w:val="es-ES"/>
        </w:rPr>
      </w:pPr>
      <w:r w:rsidRPr="000809A2">
        <w:rPr>
          <w:lang w:val="es-ES"/>
        </w:rPr>
        <w:t xml:space="preserve">El campo “Data </w:t>
      </w:r>
      <w:proofErr w:type="spellStart"/>
      <w:r w:rsidRPr="000809A2">
        <w:rPr>
          <w:lang w:val="es-ES"/>
        </w:rPr>
        <w:t>scanned</w:t>
      </w:r>
      <w:proofErr w:type="spellEnd"/>
      <w:r w:rsidRPr="000809A2">
        <w:rPr>
          <w:lang w:val="es-ES"/>
        </w:rPr>
        <w:t xml:space="preserve">…”, depende de cuánta información se </w:t>
      </w:r>
      <w:r>
        <w:rPr>
          <w:lang w:val="es-ES"/>
        </w:rPr>
        <w:t>“recorre”</w:t>
      </w:r>
      <w:r w:rsidRPr="000809A2">
        <w:rPr>
          <w:lang w:val="es-ES"/>
        </w:rPr>
        <w:t xml:space="preserve"> en cada solicitud de SELECT,</w:t>
      </w:r>
      <w:r>
        <w:rPr>
          <w:lang w:val="es-ES"/>
        </w:rPr>
        <w:t xml:space="preserve"> c</w:t>
      </w:r>
      <w:r w:rsidRPr="000809A2">
        <w:rPr>
          <w:lang w:val="es-ES"/>
        </w:rPr>
        <w:t>uántos datos el sistema revisa para extraer la información solicitada</w:t>
      </w:r>
      <w:r>
        <w:rPr>
          <w:lang w:val="es-ES"/>
        </w:rPr>
        <w:t>. S</w:t>
      </w:r>
      <w:r w:rsidRPr="000809A2">
        <w:rPr>
          <w:lang w:val="es-ES"/>
        </w:rPr>
        <w:t xml:space="preserve">i cada solicitud SELECT escanea unos 10 MB de los 250 GB de datos al mes, esto sería un total aproximado de: </w:t>
      </w:r>
      <w:r>
        <w:rPr>
          <w:lang w:val="es-ES"/>
        </w:rPr>
        <w:br/>
      </w:r>
      <w:r w:rsidRPr="000809A2">
        <w:rPr>
          <w:rStyle w:val="katex-mathml"/>
          <w:lang w:val="es-ES"/>
        </w:rPr>
        <w:t>5000 SELECT ×</w:t>
      </w:r>
      <w:r>
        <w:rPr>
          <w:rStyle w:val="katex-mathml"/>
          <w:lang w:val="es-ES"/>
        </w:rPr>
        <w:t xml:space="preserve"> </w:t>
      </w:r>
      <w:r w:rsidRPr="000809A2">
        <w:rPr>
          <w:rStyle w:val="katex-mathml"/>
          <w:lang w:val="es-ES"/>
        </w:rPr>
        <w:t>10 M</w:t>
      </w:r>
      <w:r>
        <w:rPr>
          <w:rStyle w:val="katex-mathml"/>
          <w:lang w:val="es-ES"/>
        </w:rPr>
        <w:t xml:space="preserve">b = </w:t>
      </w:r>
      <w:r w:rsidRPr="000809A2">
        <w:rPr>
          <w:rStyle w:val="katex-mathml"/>
          <w:lang w:val="es-ES"/>
        </w:rPr>
        <w:t>50 G</w:t>
      </w:r>
      <w:r>
        <w:rPr>
          <w:rStyle w:val="katex-mathml"/>
          <w:lang w:val="es-ES"/>
        </w:rPr>
        <w:t>b</w:t>
      </w:r>
      <w:r>
        <w:rPr>
          <w:lang w:val="es-ES"/>
        </w:rPr>
        <w:t>.</w:t>
      </w:r>
    </w:p>
    <w:p w:rsidR="000809A2" w:rsidRDefault="000809A2" w:rsidP="000809A2">
      <w:pPr>
        <w:spacing w:before="100" w:beforeAutospacing="1" w:after="100" w:afterAutospacing="1" w:line="240" w:lineRule="auto"/>
        <w:rPr>
          <w:lang w:val="es-ES"/>
        </w:rPr>
      </w:pPr>
      <w:r>
        <w:rPr>
          <w:lang w:val="es-ES"/>
        </w:rPr>
        <w:t>Luego de investigar lo recomendado, llegamos a la conclusión que sería coherente colocar:</w:t>
      </w:r>
    </w:p>
    <w:p w:rsidR="000809A2" w:rsidRDefault="000809A2" w:rsidP="000809A2">
      <w:pPr>
        <w:spacing w:before="100" w:beforeAutospacing="1" w:after="100" w:afterAutospacing="1" w:line="240" w:lineRule="auto"/>
        <w:rPr>
          <w:b/>
        </w:rPr>
      </w:pPr>
      <w:r w:rsidRPr="000809A2">
        <w:rPr>
          <w:b/>
        </w:rPr>
        <w:t>Data Scanned by S3 Select: 50 Gb.</w:t>
      </w:r>
      <w:r w:rsidRPr="000809A2">
        <w:rPr>
          <w:b/>
        </w:rPr>
        <w:br/>
        <w:t>Data Returned by S3 Select: 10 Gb.</w:t>
      </w:r>
    </w:p>
    <w:p w:rsidR="000809A2" w:rsidRPr="000809A2" w:rsidRDefault="000809A2" w:rsidP="000809A2">
      <w:pPr>
        <w:spacing w:before="100" w:beforeAutospacing="1" w:after="100" w:afterAutospacing="1" w:line="240" w:lineRule="auto"/>
        <w:rPr>
          <w:b/>
        </w:rPr>
      </w:pPr>
      <w:r>
        <w:rPr>
          <w:noProof/>
        </w:rPr>
        <w:drawing>
          <wp:inline distT="0" distB="0" distL="0" distR="0" wp14:anchorId="482BF745" wp14:editId="4B268A1E">
            <wp:extent cx="5120640" cy="1212870"/>
            <wp:effectExtent l="0" t="0" r="381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41518" cy="1217815"/>
                    </a:xfrm>
                    <a:prstGeom prst="rect">
                      <a:avLst/>
                    </a:prstGeom>
                  </pic:spPr>
                </pic:pic>
              </a:graphicData>
            </a:graphic>
          </wp:inline>
        </w:drawing>
      </w:r>
    </w:p>
    <w:p w:rsidR="004274DF" w:rsidRDefault="000809A2" w:rsidP="00DC7E63">
      <w:pPr>
        <w:spacing w:before="100" w:beforeAutospacing="1" w:after="100" w:afterAutospacing="1" w:line="240" w:lineRule="auto"/>
        <w:rPr>
          <w:lang w:val="es-ES"/>
        </w:rPr>
      </w:pPr>
      <w:r w:rsidRPr="000809A2">
        <w:rPr>
          <w:lang w:val="es-ES"/>
        </w:rPr>
        <w:lastRenderedPageBreak/>
        <w:t>El costo mensual en e</w:t>
      </w:r>
      <w:r>
        <w:rPr>
          <w:lang w:val="es-ES"/>
        </w:rPr>
        <w:t>stas condiciones nos da: 5.86 U$D</w:t>
      </w:r>
    </w:p>
    <w:p w:rsidR="008D6EC0" w:rsidRDefault="00E852EB" w:rsidP="00DC7E63">
      <w:pPr>
        <w:spacing w:before="100" w:beforeAutospacing="1" w:after="100" w:afterAutospacing="1" w:line="240" w:lineRule="auto"/>
        <w:rPr>
          <w:lang w:val="es-ES"/>
        </w:rPr>
      </w:pPr>
      <w:r>
        <w:rPr>
          <w:lang w:val="es-ES"/>
        </w:rPr>
        <w:t xml:space="preserve"> </w:t>
      </w:r>
      <w:r w:rsidR="008D6EC0">
        <w:rPr>
          <w:noProof/>
        </w:rPr>
        <w:drawing>
          <wp:inline distT="0" distB="0" distL="0" distR="0" wp14:anchorId="0167E320" wp14:editId="6096EA14">
            <wp:extent cx="4820717" cy="1163977"/>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69372" cy="1175725"/>
                    </a:xfrm>
                    <a:prstGeom prst="rect">
                      <a:avLst/>
                    </a:prstGeom>
                  </pic:spPr>
                </pic:pic>
              </a:graphicData>
            </a:graphic>
          </wp:inline>
        </w:drawing>
      </w:r>
    </w:p>
    <w:p w:rsidR="008D6EC0" w:rsidRDefault="003F7238" w:rsidP="008D6EC0">
      <w:pPr>
        <w:rPr>
          <w:lang w:val="es-ES"/>
        </w:rPr>
      </w:pPr>
      <w:r>
        <w:rPr>
          <w:lang w:val="es-ES"/>
        </w:rPr>
        <w:t>A este costo tenemos que considerar los valores de la transferencia de datos.</w:t>
      </w:r>
    </w:p>
    <w:p w:rsidR="003F7238" w:rsidRDefault="0032713F" w:rsidP="008D6EC0">
      <w:pPr>
        <w:rPr>
          <w:lang w:val="es-ES"/>
        </w:rPr>
      </w:pPr>
      <w:r>
        <w:rPr>
          <w:lang w:val="es-ES"/>
        </w:rPr>
        <w:t>Aquí lo que hay que considerar son los campos “</w:t>
      </w:r>
      <w:r w:rsidRPr="00981A01">
        <w:rPr>
          <w:b/>
          <w:lang w:val="es-ES"/>
        </w:rPr>
        <w:t>Data Tr</w:t>
      </w:r>
      <w:r w:rsidR="00981A01">
        <w:rPr>
          <w:b/>
          <w:lang w:val="es-ES"/>
        </w:rPr>
        <w:t>a</w:t>
      </w:r>
      <w:r w:rsidRPr="00981A01">
        <w:rPr>
          <w:b/>
          <w:lang w:val="es-ES"/>
        </w:rPr>
        <w:t xml:space="preserve">nsfer </w:t>
      </w:r>
      <w:proofErr w:type="spellStart"/>
      <w:r w:rsidRPr="00981A01">
        <w:rPr>
          <w:b/>
          <w:lang w:val="es-ES"/>
        </w:rPr>
        <w:t>Inbound</w:t>
      </w:r>
      <w:proofErr w:type="spellEnd"/>
      <w:r>
        <w:rPr>
          <w:lang w:val="es-ES"/>
        </w:rPr>
        <w:t>”</w:t>
      </w:r>
      <w:r w:rsidR="00981A01">
        <w:rPr>
          <w:lang w:val="es-ES"/>
        </w:rPr>
        <w:t xml:space="preserve"> son gratis en todas las regiones de AWS, por lo que no es relevante el valor indicado aquí, ponemos 0 Gb.</w:t>
      </w:r>
    </w:p>
    <w:p w:rsidR="00981A01" w:rsidRDefault="00981A01" w:rsidP="008D6EC0">
      <w:pPr>
        <w:rPr>
          <w:lang w:val="es-ES"/>
        </w:rPr>
      </w:pPr>
      <w:r w:rsidRPr="00F30EBF">
        <w:rPr>
          <w:lang w:val="es-ES"/>
        </w:rPr>
        <w:t xml:space="preserve">En </w:t>
      </w:r>
      <w:r w:rsidRPr="00F30EBF">
        <w:rPr>
          <w:b/>
          <w:lang w:val="es-ES"/>
        </w:rPr>
        <w:t xml:space="preserve">“Data Transfer </w:t>
      </w:r>
      <w:proofErr w:type="spellStart"/>
      <w:r w:rsidRPr="00F30EBF">
        <w:rPr>
          <w:b/>
          <w:lang w:val="es-ES"/>
        </w:rPr>
        <w:t>Outbound</w:t>
      </w:r>
      <w:proofErr w:type="spellEnd"/>
      <w:r w:rsidRPr="00F30EBF">
        <w:rPr>
          <w:b/>
          <w:lang w:val="es-ES"/>
        </w:rPr>
        <w:t xml:space="preserve">” </w:t>
      </w:r>
      <w:r w:rsidR="00F30EBF" w:rsidRPr="00F30EBF">
        <w:rPr>
          <w:lang w:val="es-ES"/>
        </w:rPr>
        <w:t>la calcula</w:t>
      </w:r>
      <w:r w:rsidR="00F30EBF">
        <w:rPr>
          <w:lang w:val="es-ES"/>
        </w:rPr>
        <w:t>remos hacia internet, esto si tiene costo, para un manejo “holgado” de datos a transferir, estimamos 25Gb en el cálculo.</w:t>
      </w:r>
    </w:p>
    <w:p w:rsidR="00F30EBF" w:rsidRPr="00F30EBF" w:rsidRDefault="00F30EBF" w:rsidP="008D6EC0">
      <w:pPr>
        <w:rPr>
          <w:lang w:val="es-ES"/>
        </w:rPr>
      </w:pPr>
      <w:r>
        <w:rPr>
          <w:noProof/>
        </w:rPr>
        <w:drawing>
          <wp:inline distT="0" distB="0" distL="0" distR="0" wp14:anchorId="25807CC3" wp14:editId="7BA6F3ED">
            <wp:extent cx="4315968" cy="3409891"/>
            <wp:effectExtent l="0" t="0" r="889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32395" cy="3422869"/>
                    </a:xfrm>
                    <a:prstGeom prst="rect">
                      <a:avLst/>
                    </a:prstGeom>
                  </pic:spPr>
                </pic:pic>
              </a:graphicData>
            </a:graphic>
          </wp:inline>
        </w:drawing>
      </w:r>
    </w:p>
    <w:p w:rsidR="007064D2" w:rsidRDefault="00E852EB" w:rsidP="008D6EC0">
      <w:pPr>
        <w:rPr>
          <w:b/>
          <w:lang w:val="es-ES"/>
        </w:rPr>
      </w:pPr>
      <w:r>
        <w:rPr>
          <w:lang w:val="es-ES"/>
        </w:rPr>
        <w:t xml:space="preserve">El costo de la transferencia de datos con esta información es de 2.25 U$D, para un total de </w:t>
      </w:r>
      <w:r w:rsidRPr="00E852EB">
        <w:rPr>
          <w:b/>
          <w:lang w:val="es-ES"/>
        </w:rPr>
        <w:t>8.11 U$D</w:t>
      </w:r>
    </w:p>
    <w:p w:rsidR="00E852EB" w:rsidRDefault="00E852EB" w:rsidP="008D6EC0">
      <w:pPr>
        <w:rPr>
          <w:lang w:val="es-ES"/>
        </w:rPr>
      </w:pPr>
      <w:r>
        <w:rPr>
          <w:lang w:val="es-ES"/>
        </w:rPr>
        <w:t>US East Ohio: 8.11</w:t>
      </w:r>
    </w:p>
    <w:p w:rsidR="00E852EB" w:rsidRDefault="00E852EB" w:rsidP="008D6EC0">
      <w:pPr>
        <w:rPr>
          <w:lang w:val="es-ES"/>
        </w:rPr>
      </w:pPr>
      <w:r>
        <w:rPr>
          <w:lang w:val="es-ES"/>
        </w:rPr>
        <w:t>Cambiamos la cotización a Sao Paulo, para comparar y con los mismos datos, la cotización es de 14.10 U$D</w:t>
      </w:r>
    </w:p>
    <w:p w:rsidR="00E852EB" w:rsidRPr="00F30EBF" w:rsidRDefault="00E852EB" w:rsidP="008D6EC0">
      <w:pPr>
        <w:rPr>
          <w:lang w:val="es-ES"/>
        </w:rPr>
      </w:pPr>
      <w:r>
        <w:rPr>
          <w:noProof/>
        </w:rPr>
        <w:drawing>
          <wp:inline distT="0" distB="0" distL="0" distR="0" wp14:anchorId="12FB2BF6" wp14:editId="47C8AA6F">
            <wp:extent cx="2333549" cy="698964"/>
            <wp:effectExtent l="0" t="0" r="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85769" cy="714605"/>
                    </a:xfrm>
                    <a:prstGeom prst="rect">
                      <a:avLst/>
                    </a:prstGeom>
                  </pic:spPr>
                </pic:pic>
              </a:graphicData>
            </a:graphic>
          </wp:inline>
        </w:drawing>
      </w:r>
    </w:p>
    <w:p w:rsidR="00E852EB" w:rsidRDefault="00E852EB" w:rsidP="008D6EC0">
      <w:pPr>
        <w:rPr>
          <w:lang w:val="es-ES"/>
        </w:rPr>
      </w:pPr>
      <w:r>
        <w:rPr>
          <w:lang w:val="es-ES"/>
        </w:rPr>
        <w:lastRenderedPageBreak/>
        <w:t>Y por último la comparación con el oeste de USA, (N. California), nos tira un costo de 8.88 U$D</w:t>
      </w:r>
    </w:p>
    <w:tbl>
      <w:tblPr>
        <w:tblW w:w="9180" w:type="dxa"/>
        <w:tblLook w:val="04A0" w:firstRow="1" w:lastRow="0" w:firstColumn="1" w:lastColumn="0" w:noHBand="0" w:noVBand="1"/>
      </w:tblPr>
      <w:tblGrid>
        <w:gridCol w:w="2960"/>
        <w:gridCol w:w="1270"/>
        <w:gridCol w:w="1260"/>
        <w:gridCol w:w="1350"/>
        <w:gridCol w:w="2340"/>
      </w:tblGrid>
      <w:tr w:rsidR="005C1D2D" w:rsidRPr="005C1D2D" w:rsidTr="00180B5B">
        <w:trPr>
          <w:trHeight w:val="315"/>
        </w:trPr>
        <w:tc>
          <w:tcPr>
            <w:tcW w:w="2960" w:type="dxa"/>
            <w:tcBorders>
              <w:top w:val="nil"/>
              <w:left w:val="nil"/>
              <w:bottom w:val="nil"/>
              <w:right w:val="nil"/>
            </w:tcBorders>
            <w:shd w:val="clear" w:color="auto" w:fill="auto"/>
            <w:noWrap/>
            <w:vAlign w:val="bottom"/>
            <w:hideMark/>
          </w:tcPr>
          <w:p w:rsidR="005C1D2D" w:rsidRPr="00180B5B" w:rsidRDefault="005C1D2D" w:rsidP="005C1D2D">
            <w:pPr>
              <w:spacing w:after="0" w:line="240" w:lineRule="auto"/>
              <w:rPr>
                <w:rFonts w:ascii="Times New Roman" w:eastAsia="Times New Roman" w:hAnsi="Times New Roman" w:cs="Times New Roman"/>
                <w:sz w:val="24"/>
                <w:szCs w:val="24"/>
                <w:lang w:val="es-ES"/>
              </w:rPr>
            </w:pPr>
          </w:p>
        </w:tc>
        <w:tc>
          <w:tcPr>
            <w:tcW w:w="127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1D2D" w:rsidRPr="005C1D2D" w:rsidRDefault="005C1D2D" w:rsidP="005C1D2D">
            <w:pPr>
              <w:spacing w:after="0" w:line="240" w:lineRule="auto"/>
              <w:rPr>
                <w:rFonts w:ascii="Calibri" w:eastAsia="Times New Roman" w:hAnsi="Calibri" w:cs="Calibri"/>
                <w:b/>
                <w:bCs/>
                <w:color w:val="000000"/>
              </w:rPr>
            </w:pPr>
            <w:r w:rsidRPr="005C1D2D">
              <w:rPr>
                <w:rFonts w:ascii="Calibri" w:eastAsia="Times New Roman" w:hAnsi="Calibri" w:cs="Calibri"/>
                <w:b/>
                <w:bCs/>
                <w:color w:val="000000"/>
              </w:rPr>
              <w:t>REGION --&gt;</w:t>
            </w:r>
          </w:p>
        </w:tc>
        <w:tc>
          <w:tcPr>
            <w:tcW w:w="1260" w:type="dxa"/>
            <w:tcBorders>
              <w:top w:val="single" w:sz="8" w:space="0" w:color="auto"/>
              <w:left w:val="nil"/>
              <w:bottom w:val="single" w:sz="8" w:space="0" w:color="auto"/>
              <w:right w:val="single" w:sz="8" w:space="0" w:color="auto"/>
            </w:tcBorders>
            <w:shd w:val="clear" w:color="auto" w:fill="auto"/>
            <w:noWrap/>
            <w:vAlign w:val="center"/>
            <w:hideMark/>
          </w:tcPr>
          <w:p w:rsidR="005C1D2D" w:rsidRPr="005C1D2D" w:rsidRDefault="005C1D2D" w:rsidP="00180B5B">
            <w:pPr>
              <w:spacing w:after="0" w:line="240" w:lineRule="auto"/>
              <w:jc w:val="center"/>
              <w:rPr>
                <w:rFonts w:ascii="Calibri" w:eastAsia="Times New Roman" w:hAnsi="Calibri" w:cs="Calibri"/>
                <w:color w:val="000000"/>
              </w:rPr>
            </w:pPr>
            <w:r w:rsidRPr="005C1D2D">
              <w:rPr>
                <w:rFonts w:ascii="Calibri" w:eastAsia="Times New Roman" w:hAnsi="Calibri" w:cs="Calibri"/>
                <w:color w:val="000000"/>
              </w:rPr>
              <w:t>US East (Ohio)</w:t>
            </w:r>
          </w:p>
        </w:tc>
        <w:tc>
          <w:tcPr>
            <w:tcW w:w="1350" w:type="dxa"/>
            <w:tcBorders>
              <w:top w:val="single" w:sz="8" w:space="0" w:color="auto"/>
              <w:left w:val="nil"/>
              <w:bottom w:val="single" w:sz="8" w:space="0" w:color="auto"/>
              <w:right w:val="single" w:sz="8" w:space="0" w:color="auto"/>
            </w:tcBorders>
            <w:shd w:val="clear" w:color="auto" w:fill="auto"/>
            <w:noWrap/>
            <w:vAlign w:val="bottom"/>
            <w:hideMark/>
          </w:tcPr>
          <w:p w:rsidR="005C1D2D" w:rsidRPr="005C1D2D" w:rsidRDefault="005C1D2D" w:rsidP="00180B5B">
            <w:pPr>
              <w:spacing w:after="0" w:line="240" w:lineRule="auto"/>
              <w:jc w:val="center"/>
              <w:rPr>
                <w:rFonts w:ascii="Calibri" w:eastAsia="Times New Roman" w:hAnsi="Calibri" w:cs="Calibri"/>
                <w:color w:val="000000"/>
              </w:rPr>
            </w:pPr>
            <w:r w:rsidRPr="005C1D2D">
              <w:rPr>
                <w:rFonts w:ascii="Calibri" w:eastAsia="Times New Roman" w:hAnsi="Calibri" w:cs="Calibri"/>
                <w:color w:val="000000"/>
              </w:rPr>
              <w:t>Sao Paulo</w:t>
            </w:r>
          </w:p>
        </w:tc>
        <w:tc>
          <w:tcPr>
            <w:tcW w:w="2340" w:type="dxa"/>
            <w:tcBorders>
              <w:top w:val="single" w:sz="8" w:space="0" w:color="auto"/>
              <w:left w:val="nil"/>
              <w:bottom w:val="single" w:sz="8" w:space="0" w:color="auto"/>
              <w:right w:val="single" w:sz="8" w:space="0" w:color="auto"/>
            </w:tcBorders>
            <w:shd w:val="clear" w:color="auto" w:fill="auto"/>
            <w:noWrap/>
            <w:vAlign w:val="bottom"/>
            <w:hideMark/>
          </w:tcPr>
          <w:p w:rsidR="005C1D2D" w:rsidRPr="005C1D2D" w:rsidRDefault="005C1D2D" w:rsidP="00180B5B">
            <w:pPr>
              <w:spacing w:after="0" w:line="240" w:lineRule="auto"/>
              <w:jc w:val="center"/>
              <w:rPr>
                <w:rFonts w:ascii="Calibri" w:eastAsia="Times New Roman" w:hAnsi="Calibri" w:cs="Calibri"/>
                <w:color w:val="000000"/>
              </w:rPr>
            </w:pPr>
            <w:r w:rsidRPr="005C1D2D">
              <w:rPr>
                <w:rFonts w:ascii="Calibri" w:eastAsia="Times New Roman" w:hAnsi="Calibri" w:cs="Calibri"/>
                <w:color w:val="000000"/>
              </w:rPr>
              <w:t>US West (N. California)</w:t>
            </w:r>
          </w:p>
        </w:tc>
      </w:tr>
      <w:tr w:rsidR="005C1D2D" w:rsidRPr="005C1D2D" w:rsidTr="00180B5B">
        <w:trPr>
          <w:trHeight w:val="315"/>
        </w:trPr>
        <w:tc>
          <w:tcPr>
            <w:tcW w:w="2960" w:type="dxa"/>
            <w:tcBorders>
              <w:top w:val="single" w:sz="8" w:space="0" w:color="auto"/>
              <w:left w:val="single" w:sz="8" w:space="0" w:color="auto"/>
              <w:bottom w:val="single" w:sz="8" w:space="0" w:color="auto"/>
              <w:right w:val="nil"/>
            </w:tcBorders>
            <w:shd w:val="clear" w:color="auto" w:fill="auto"/>
            <w:noWrap/>
            <w:vAlign w:val="center"/>
            <w:hideMark/>
          </w:tcPr>
          <w:p w:rsidR="005C1D2D" w:rsidRPr="005C1D2D" w:rsidRDefault="005C1D2D" w:rsidP="005C1D2D">
            <w:pPr>
              <w:spacing w:after="0" w:line="240" w:lineRule="auto"/>
              <w:rPr>
                <w:rFonts w:ascii="Calibri" w:eastAsia="Times New Roman" w:hAnsi="Calibri" w:cs="Calibri"/>
                <w:b/>
                <w:bCs/>
                <w:color w:val="000000"/>
              </w:rPr>
            </w:pPr>
            <w:r w:rsidRPr="005C1D2D">
              <w:rPr>
                <w:rFonts w:ascii="Calibri" w:eastAsia="Times New Roman" w:hAnsi="Calibri" w:cs="Calibri"/>
                <w:b/>
                <w:bCs/>
                <w:color w:val="000000"/>
              </w:rPr>
              <w:t>S3 Storage</w:t>
            </w:r>
          </w:p>
        </w:tc>
        <w:tc>
          <w:tcPr>
            <w:tcW w:w="1270" w:type="dxa"/>
            <w:tcBorders>
              <w:top w:val="nil"/>
              <w:left w:val="nil"/>
              <w:bottom w:val="single" w:sz="8" w:space="0" w:color="auto"/>
              <w:right w:val="single" w:sz="8" w:space="0" w:color="auto"/>
            </w:tcBorders>
            <w:shd w:val="clear" w:color="auto" w:fill="auto"/>
            <w:noWrap/>
            <w:vAlign w:val="bottom"/>
            <w:hideMark/>
          </w:tcPr>
          <w:p w:rsidR="005C1D2D" w:rsidRPr="005C1D2D" w:rsidRDefault="005C1D2D" w:rsidP="005C1D2D">
            <w:pPr>
              <w:spacing w:after="0" w:line="240" w:lineRule="auto"/>
              <w:rPr>
                <w:rFonts w:ascii="Calibri" w:eastAsia="Times New Roman" w:hAnsi="Calibri" w:cs="Calibri"/>
                <w:b/>
                <w:bCs/>
                <w:color w:val="000000"/>
              </w:rPr>
            </w:pPr>
            <w:r w:rsidRPr="005C1D2D">
              <w:rPr>
                <w:rFonts w:ascii="Calibri" w:eastAsia="Times New Roman" w:hAnsi="Calibri" w:cs="Calibri"/>
                <w:b/>
                <w:bCs/>
                <w:color w:val="000000"/>
              </w:rPr>
              <w:t>Amount</w:t>
            </w:r>
          </w:p>
        </w:tc>
        <w:tc>
          <w:tcPr>
            <w:tcW w:w="1260" w:type="dxa"/>
            <w:vMerge w:val="restart"/>
            <w:tcBorders>
              <w:top w:val="nil"/>
              <w:left w:val="nil"/>
              <w:bottom w:val="nil"/>
              <w:right w:val="single" w:sz="8" w:space="0" w:color="auto"/>
            </w:tcBorders>
            <w:shd w:val="clear" w:color="auto" w:fill="auto"/>
            <w:vAlign w:val="center"/>
            <w:hideMark/>
          </w:tcPr>
          <w:p w:rsidR="005C1D2D" w:rsidRPr="005C1D2D" w:rsidRDefault="005C1D2D" w:rsidP="005C1D2D">
            <w:pPr>
              <w:spacing w:after="0" w:line="240" w:lineRule="auto"/>
              <w:jc w:val="center"/>
              <w:rPr>
                <w:rFonts w:ascii="Calibri" w:eastAsia="Times New Roman" w:hAnsi="Calibri" w:cs="Calibri"/>
                <w:color w:val="000000"/>
              </w:rPr>
            </w:pPr>
            <w:r w:rsidRPr="005C1D2D">
              <w:rPr>
                <w:rFonts w:ascii="Calibri" w:eastAsia="Times New Roman" w:hAnsi="Calibri" w:cs="Calibri"/>
                <w:color w:val="000000"/>
              </w:rPr>
              <w:t>5.86</w:t>
            </w:r>
          </w:p>
        </w:tc>
        <w:tc>
          <w:tcPr>
            <w:tcW w:w="1350" w:type="dxa"/>
            <w:vMerge w:val="restart"/>
            <w:tcBorders>
              <w:top w:val="nil"/>
              <w:left w:val="nil"/>
              <w:bottom w:val="nil"/>
              <w:right w:val="single" w:sz="8" w:space="0" w:color="auto"/>
            </w:tcBorders>
            <w:shd w:val="clear" w:color="auto" w:fill="auto"/>
            <w:vAlign w:val="center"/>
            <w:hideMark/>
          </w:tcPr>
          <w:p w:rsidR="005C1D2D" w:rsidRPr="005C1D2D" w:rsidRDefault="005C1D2D" w:rsidP="005C1D2D">
            <w:pPr>
              <w:spacing w:after="0" w:line="240" w:lineRule="auto"/>
              <w:jc w:val="center"/>
              <w:rPr>
                <w:rFonts w:ascii="Calibri" w:eastAsia="Times New Roman" w:hAnsi="Calibri" w:cs="Calibri"/>
                <w:color w:val="000000"/>
              </w:rPr>
            </w:pPr>
            <w:r w:rsidRPr="005C1D2D">
              <w:rPr>
                <w:rFonts w:ascii="Calibri" w:eastAsia="Times New Roman" w:hAnsi="Calibri" w:cs="Calibri"/>
                <w:color w:val="000000"/>
              </w:rPr>
              <w:t>10.35</w:t>
            </w:r>
          </w:p>
        </w:tc>
        <w:tc>
          <w:tcPr>
            <w:tcW w:w="2340" w:type="dxa"/>
            <w:vMerge w:val="restart"/>
            <w:tcBorders>
              <w:top w:val="nil"/>
              <w:left w:val="nil"/>
              <w:bottom w:val="nil"/>
              <w:right w:val="single" w:sz="8" w:space="0" w:color="auto"/>
            </w:tcBorders>
            <w:shd w:val="clear" w:color="auto" w:fill="auto"/>
            <w:vAlign w:val="center"/>
            <w:hideMark/>
          </w:tcPr>
          <w:p w:rsidR="005C1D2D" w:rsidRPr="005C1D2D" w:rsidRDefault="005C1D2D" w:rsidP="005C1D2D">
            <w:pPr>
              <w:spacing w:after="0" w:line="240" w:lineRule="auto"/>
              <w:jc w:val="center"/>
              <w:rPr>
                <w:rFonts w:ascii="Calibri" w:eastAsia="Times New Roman" w:hAnsi="Calibri" w:cs="Calibri"/>
                <w:color w:val="000000"/>
              </w:rPr>
            </w:pPr>
            <w:r w:rsidRPr="005C1D2D">
              <w:rPr>
                <w:rFonts w:ascii="Calibri" w:eastAsia="Times New Roman" w:hAnsi="Calibri" w:cs="Calibri"/>
                <w:color w:val="000000"/>
              </w:rPr>
              <w:t>6.63</w:t>
            </w:r>
          </w:p>
        </w:tc>
      </w:tr>
      <w:tr w:rsidR="005C1D2D" w:rsidRPr="005C1D2D" w:rsidTr="00180B5B">
        <w:trPr>
          <w:trHeight w:val="300"/>
        </w:trPr>
        <w:tc>
          <w:tcPr>
            <w:tcW w:w="2960" w:type="dxa"/>
            <w:tcBorders>
              <w:top w:val="nil"/>
              <w:left w:val="single" w:sz="8" w:space="0" w:color="auto"/>
              <w:bottom w:val="nil"/>
              <w:right w:val="nil"/>
            </w:tcBorders>
            <w:shd w:val="clear" w:color="auto" w:fill="auto"/>
            <w:noWrap/>
            <w:vAlign w:val="center"/>
            <w:hideMark/>
          </w:tcPr>
          <w:p w:rsidR="005C1D2D" w:rsidRPr="005C1D2D" w:rsidRDefault="005C1D2D" w:rsidP="005C1D2D">
            <w:pPr>
              <w:spacing w:after="0" w:line="240" w:lineRule="auto"/>
              <w:rPr>
                <w:rFonts w:ascii="Calibri" w:eastAsia="Times New Roman" w:hAnsi="Calibri" w:cs="Calibri"/>
                <w:b/>
                <w:bCs/>
                <w:color w:val="000000"/>
              </w:rPr>
            </w:pPr>
            <w:r w:rsidRPr="005C1D2D">
              <w:rPr>
                <w:rFonts w:ascii="Calibri" w:eastAsia="Times New Roman" w:hAnsi="Calibri" w:cs="Calibri"/>
                <w:b/>
                <w:bCs/>
                <w:color w:val="000000"/>
              </w:rPr>
              <w:t>S3 Standard</w:t>
            </w:r>
          </w:p>
        </w:tc>
        <w:tc>
          <w:tcPr>
            <w:tcW w:w="1270" w:type="dxa"/>
            <w:tcBorders>
              <w:top w:val="nil"/>
              <w:left w:val="nil"/>
              <w:bottom w:val="nil"/>
              <w:right w:val="single" w:sz="8" w:space="0" w:color="auto"/>
            </w:tcBorders>
            <w:shd w:val="clear" w:color="auto" w:fill="auto"/>
            <w:noWrap/>
            <w:vAlign w:val="bottom"/>
            <w:hideMark/>
          </w:tcPr>
          <w:p w:rsidR="005C1D2D" w:rsidRPr="005C1D2D" w:rsidRDefault="005C1D2D" w:rsidP="005C1D2D">
            <w:pPr>
              <w:spacing w:after="0" w:line="240" w:lineRule="auto"/>
              <w:rPr>
                <w:rFonts w:ascii="Calibri" w:eastAsia="Times New Roman" w:hAnsi="Calibri" w:cs="Calibri"/>
                <w:b/>
                <w:bCs/>
                <w:color w:val="000000"/>
              </w:rPr>
            </w:pPr>
            <w:r w:rsidRPr="005C1D2D">
              <w:rPr>
                <w:rFonts w:ascii="Calibri" w:eastAsia="Times New Roman" w:hAnsi="Calibri" w:cs="Calibri"/>
                <w:b/>
                <w:bCs/>
                <w:color w:val="000000"/>
              </w:rPr>
              <w:t> </w:t>
            </w:r>
          </w:p>
        </w:tc>
        <w:tc>
          <w:tcPr>
            <w:tcW w:w="1260" w:type="dxa"/>
            <w:vMerge/>
            <w:tcBorders>
              <w:top w:val="nil"/>
              <w:left w:val="nil"/>
              <w:bottom w:val="nil"/>
              <w:right w:val="single" w:sz="8" w:space="0" w:color="auto"/>
            </w:tcBorders>
            <w:vAlign w:val="center"/>
            <w:hideMark/>
          </w:tcPr>
          <w:p w:rsidR="005C1D2D" w:rsidRPr="005C1D2D" w:rsidRDefault="005C1D2D" w:rsidP="005C1D2D">
            <w:pPr>
              <w:spacing w:after="0" w:line="240" w:lineRule="auto"/>
              <w:rPr>
                <w:rFonts w:ascii="Calibri" w:eastAsia="Times New Roman" w:hAnsi="Calibri" w:cs="Calibri"/>
                <w:color w:val="000000"/>
              </w:rPr>
            </w:pPr>
          </w:p>
        </w:tc>
        <w:tc>
          <w:tcPr>
            <w:tcW w:w="1350" w:type="dxa"/>
            <w:vMerge/>
            <w:tcBorders>
              <w:top w:val="nil"/>
              <w:left w:val="nil"/>
              <w:bottom w:val="nil"/>
              <w:right w:val="single" w:sz="8" w:space="0" w:color="auto"/>
            </w:tcBorders>
            <w:vAlign w:val="center"/>
            <w:hideMark/>
          </w:tcPr>
          <w:p w:rsidR="005C1D2D" w:rsidRPr="005C1D2D" w:rsidRDefault="005C1D2D" w:rsidP="005C1D2D">
            <w:pPr>
              <w:spacing w:after="0" w:line="240" w:lineRule="auto"/>
              <w:rPr>
                <w:rFonts w:ascii="Calibri" w:eastAsia="Times New Roman" w:hAnsi="Calibri" w:cs="Calibri"/>
                <w:color w:val="000000"/>
              </w:rPr>
            </w:pPr>
          </w:p>
        </w:tc>
        <w:tc>
          <w:tcPr>
            <w:tcW w:w="2340" w:type="dxa"/>
            <w:vMerge/>
            <w:tcBorders>
              <w:top w:val="nil"/>
              <w:left w:val="nil"/>
              <w:bottom w:val="nil"/>
              <w:right w:val="single" w:sz="8" w:space="0" w:color="auto"/>
            </w:tcBorders>
            <w:vAlign w:val="center"/>
            <w:hideMark/>
          </w:tcPr>
          <w:p w:rsidR="005C1D2D" w:rsidRPr="005C1D2D" w:rsidRDefault="005C1D2D" w:rsidP="005C1D2D">
            <w:pPr>
              <w:spacing w:after="0" w:line="240" w:lineRule="auto"/>
              <w:rPr>
                <w:rFonts w:ascii="Calibri" w:eastAsia="Times New Roman" w:hAnsi="Calibri" w:cs="Calibri"/>
                <w:color w:val="000000"/>
              </w:rPr>
            </w:pPr>
          </w:p>
        </w:tc>
      </w:tr>
      <w:tr w:rsidR="005C1D2D" w:rsidRPr="005C1D2D" w:rsidTr="00180B5B">
        <w:trPr>
          <w:trHeight w:val="300"/>
        </w:trPr>
        <w:tc>
          <w:tcPr>
            <w:tcW w:w="2960" w:type="dxa"/>
            <w:tcBorders>
              <w:top w:val="nil"/>
              <w:left w:val="single" w:sz="8" w:space="0" w:color="auto"/>
              <w:bottom w:val="nil"/>
              <w:right w:val="nil"/>
            </w:tcBorders>
            <w:shd w:val="clear" w:color="auto" w:fill="auto"/>
            <w:noWrap/>
            <w:vAlign w:val="center"/>
            <w:hideMark/>
          </w:tcPr>
          <w:p w:rsidR="005C1D2D" w:rsidRPr="005C1D2D" w:rsidRDefault="005C1D2D" w:rsidP="005C1D2D">
            <w:pPr>
              <w:spacing w:after="0" w:line="240" w:lineRule="auto"/>
              <w:rPr>
                <w:rFonts w:ascii="Calibri" w:eastAsia="Times New Roman" w:hAnsi="Calibri" w:cs="Calibri"/>
                <w:b/>
                <w:bCs/>
                <w:color w:val="000000"/>
              </w:rPr>
            </w:pPr>
            <w:r w:rsidRPr="005C1D2D">
              <w:rPr>
                <w:rFonts w:ascii="Calibri" w:eastAsia="Times New Roman" w:hAnsi="Calibri" w:cs="Calibri"/>
                <w:b/>
                <w:bCs/>
                <w:color w:val="000000"/>
              </w:rPr>
              <w:t>Storage</w:t>
            </w:r>
          </w:p>
        </w:tc>
        <w:tc>
          <w:tcPr>
            <w:tcW w:w="1270" w:type="dxa"/>
            <w:tcBorders>
              <w:top w:val="nil"/>
              <w:left w:val="nil"/>
              <w:bottom w:val="nil"/>
              <w:right w:val="single" w:sz="8" w:space="0" w:color="auto"/>
            </w:tcBorders>
            <w:shd w:val="clear" w:color="auto" w:fill="auto"/>
            <w:noWrap/>
            <w:vAlign w:val="center"/>
            <w:hideMark/>
          </w:tcPr>
          <w:p w:rsidR="005C1D2D" w:rsidRPr="005C1D2D" w:rsidRDefault="005C1D2D" w:rsidP="005C1D2D">
            <w:pPr>
              <w:spacing w:after="0" w:line="240" w:lineRule="auto"/>
              <w:rPr>
                <w:rFonts w:ascii="Calibri" w:eastAsia="Times New Roman" w:hAnsi="Calibri" w:cs="Calibri"/>
                <w:color w:val="000000"/>
              </w:rPr>
            </w:pPr>
            <w:r w:rsidRPr="005C1D2D">
              <w:rPr>
                <w:rFonts w:ascii="Calibri" w:eastAsia="Times New Roman" w:hAnsi="Calibri" w:cs="Calibri"/>
                <w:color w:val="000000"/>
              </w:rPr>
              <w:t>250 Gb</w:t>
            </w:r>
          </w:p>
        </w:tc>
        <w:tc>
          <w:tcPr>
            <w:tcW w:w="1260" w:type="dxa"/>
            <w:vMerge/>
            <w:tcBorders>
              <w:top w:val="nil"/>
              <w:left w:val="nil"/>
              <w:bottom w:val="nil"/>
              <w:right w:val="single" w:sz="8" w:space="0" w:color="auto"/>
            </w:tcBorders>
            <w:vAlign w:val="center"/>
            <w:hideMark/>
          </w:tcPr>
          <w:p w:rsidR="005C1D2D" w:rsidRPr="005C1D2D" w:rsidRDefault="005C1D2D" w:rsidP="005C1D2D">
            <w:pPr>
              <w:spacing w:after="0" w:line="240" w:lineRule="auto"/>
              <w:rPr>
                <w:rFonts w:ascii="Calibri" w:eastAsia="Times New Roman" w:hAnsi="Calibri" w:cs="Calibri"/>
                <w:color w:val="000000"/>
              </w:rPr>
            </w:pPr>
          </w:p>
        </w:tc>
        <w:tc>
          <w:tcPr>
            <w:tcW w:w="1350" w:type="dxa"/>
            <w:vMerge/>
            <w:tcBorders>
              <w:top w:val="nil"/>
              <w:left w:val="nil"/>
              <w:bottom w:val="nil"/>
              <w:right w:val="single" w:sz="8" w:space="0" w:color="auto"/>
            </w:tcBorders>
            <w:vAlign w:val="center"/>
            <w:hideMark/>
          </w:tcPr>
          <w:p w:rsidR="005C1D2D" w:rsidRPr="005C1D2D" w:rsidRDefault="005C1D2D" w:rsidP="005C1D2D">
            <w:pPr>
              <w:spacing w:after="0" w:line="240" w:lineRule="auto"/>
              <w:rPr>
                <w:rFonts w:ascii="Calibri" w:eastAsia="Times New Roman" w:hAnsi="Calibri" w:cs="Calibri"/>
                <w:color w:val="000000"/>
              </w:rPr>
            </w:pPr>
          </w:p>
        </w:tc>
        <w:tc>
          <w:tcPr>
            <w:tcW w:w="2340" w:type="dxa"/>
            <w:vMerge/>
            <w:tcBorders>
              <w:top w:val="nil"/>
              <w:left w:val="nil"/>
              <w:bottom w:val="nil"/>
              <w:right w:val="single" w:sz="8" w:space="0" w:color="auto"/>
            </w:tcBorders>
            <w:vAlign w:val="center"/>
            <w:hideMark/>
          </w:tcPr>
          <w:p w:rsidR="005C1D2D" w:rsidRPr="005C1D2D" w:rsidRDefault="005C1D2D" w:rsidP="005C1D2D">
            <w:pPr>
              <w:spacing w:after="0" w:line="240" w:lineRule="auto"/>
              <w:rPr>
                <w:rFonts w:ascii="Calibri" w:eastAsia="Times New Roman" w:hAnsi="Calibri" w:cs="Calibri"/>
                <w:color w:val="000000"/>
              </w:rPr>
            </w:pPr>
          </w:p>
        </w:tc>
      </w:tr>
      <w:tr w:rsidR="005C1D2D" w:rsidRPr="005C1D2D" w:rsidTr="00180B5B">
        <w:trPr>
          <w:trHeight w:val="300"/>
        </w:trPr>
        <w:tc>
          <w:tcPr>
            <w:tcW w:w="2960" w:type="dxa"/>
            <w:tcBorders>
              <w:top w:val="nil"/>
              <w:left w:val="single" w:sz="8" w:space="0" w:color="auto"/>
              <w:bottom w:val="nil"/>
              <w:right w:val="nil"/>
            </w:tcBorders>
            <w:shd w:val="clear" w:color="auto" w:fill="auto"/>
            <w:noWrap/>
            <w:vAlign w:val="center"/>
            <w:hideMark/>
          </w:tcPr>
          <w:p w:rsidR="005C1D2D" w:rsidRPr="005C1D2D" w:rsidRDefault="005C1D2D" w:rsidP="005C1D2D">
            <w:pPr>
              <w:spacing w:after="0" w:line="240" w:lineRule="auto"/>
              <w:rPr>
                <w:rFonts w:ascii="Calibri" w:eastAsia="Times New Roman" w:hAnsi="Calibri" w:cs="Calibri"/>
                <w:b/>
                <w:bCs/>
                <w:color w:val="000000"/>
              </w:rPr>
            </w:pPr>
            <w:r w:rsidRPr="005C1D2D">
              <w:rPr>
                <w:rFonts w:ascii="Calibri" w:eastAsia="Times New Roman" w:hAnsi="Calibri" w:cs="Calibri"/>
                <w:b/>
                <w:bCs/>
                <w:color w:val="000000"/>
              </w:rPr>
              <w:t>PUT, COPY, POST, LIST request</w:t>
            </w:r>
          </w:p>
        </w:tc>
        <w:tc>
          <w:tcPr>
            <w:tcW w:w="1270" w:type="dxa"/>
            <w:tcBorders>
              <w:top w:val="nil"/>
              <w:left w:val="nil"/>
              <w:bottom w:val="nil"/>
              <w:right w:val="single" w:sz="8" w:space="0" w:color="auto"/>
            </w:tcBorders>
            <w:shd w:val="clear" w:color="auto" w:fill="auto"/>
            <w:noWrap/>
            <w:vAlign w:val="center"/>
            <w:hideMark/>
          </w:tcPr>
          <w:p w:rsidR="005C1D2D" w:rsidRPr="005C1D2D" w:rsidRDefault="005C1D2D" w:rsidP="005C1D2D">
            <w:pPr>
              <w:spacing w:after="0" w:line="240" w:lineRule="auto"/>
              <w:rPr>
                <w:rFonts w:ascii="Calibri" w:eastAsia="Times New Roman" w:hAnsi="Calibri" w:cs="Calibri"/>
                <w:color w:val="000000"/>
              </w:rPr>
            </w:pPr>
            <w:r w:rsidRPr="005C1D2D">
              <w:rPr>
                <w:rFonts w:ascii="Calibri" w:eastAsia="Times New Roman" w:hAnsi="Calibri" w:cs="Calibri"/>
                <w:color w:val="000000"/>
              </w:rPr>
              <w:t>1000</w:t>
            </w:r>
          </w:p>
        </w:tc>
        <w:tc>
          <w:tcPr>
            <w:tcW w:w="1260" w:type="dxa"/>
            <w:vMerge/>
            <w:tcBorders>
              <w:top w:val="nil"/>
              <w:left w:val="nil"/>
              <w:bottom w:val="nil"/>
              <w:right w:val="single" w:sz="8" w:space="0" w:color="auto"/>
            </w:tcBorders>
            <w:vAlign w:val="center"/>
            <w:hideMark/>
          </w:tcPr>
          <w:p w:rsidR="005C1D2D" w:rsidRPr="005C1D2D" w:rsidRDefault="005C1D2D" w:rsidP="005C1D2D">
            <w:pPr>
              <w:spacing w:after="0" w:line="240" w:lineRule="auto"/>
              <w:rPr>
                <w:rFonts w:ascii="Calibri" w:eastAsia="Times New Roman" w:hAnsi="Calibri" w:cs="Calibri"/>
                <w:color w:val="000000"/>
              </w:rPr>
            </w:pPr>
          </w:p>
        </w:tc>
        <w:tc>
          <w:tcPr>
            <w:tcW w:w="1350" w:type="dxa"/>
            <w:vMerge/>
            <w:tcBorders>
              <w:top w:val="nil"/>
              <w:left w:val="nil"/>
              <w:bottom w:val="nil"/>
              <w:right w:val="single" w:sz="8" w:space="0" w:color="auto"/>
            </w:tcBorders>
            <w:vAlign w:val="center"/>
            <w:hideMark/>
          </w:tcPr>
          <w:p w:rsidR="005C1D2D" w:rsidRPr="005C1D2D" w:rsidRDefault="005C1D2D" w:rsidP="005C1D2D">
            <w:pPr>
              <w:spacing w:after="0" w:line="240" w:lineRule="auto"/>
              <w:rPr>
                <w:rFonts w:ascii="Calibri" w:eastAsia="Times New Roman" w:hAnsi="Calibri" w:cs="Calibri"/>
                <w:color w:val="000000"/>
              </w:rPr>
            </w:pPr>
          </w:p>
        </w:tc>
        <w:tc>
          <w:tcPr>
            <w:tcW w:w="2340" w:type="dxa"/>
            <w:vMerge/>
            <w:tcBorders>
              <w:top w:val="nil"/>
              <w:left w:val="nil"/>
              <w:bottom w:val="nil"/>
              <w:right w:val="single" w:sz="8" w:space="0" w:color="auto"/>
            </w:tcBorders>
            <w:vAlign w:val="center"/>
            <w:hideMark/>
          </w:tcPr>
          <w:p w:rsidR="005C1D2D" w:rsidRPr="005C1D2D" w:rsidRDefault="005C1D2D" w:rsidP="005C1D2D">
            <w:pPr>
              <w:spacing w:after="0" w:line="240" w:lineRule="auto"/>
              <w:rPr>
                <w:rFonts w:ascii="Calibri" w:eastAsia="Times New Roman" w:hAnsi="Calibri" w:cs="Calibri"/>
                <w:color w:val="000000"/>
              </w:rPr>
            </w:pPr>
          </w:p>
        </w:tc>
      </w:tr>
      <w:tr w:rsidR="005C1D2D" w:rsidRPr="005C1D2D" w:rsidTr="00180B5B">
        <w:trPr>
          <w:trHeight w:val="300"/>
        </w:trPr>
        <w:tc>
          <w:tcPr>
            <w:tcW w:w="2960" w:type="dxa"/>
            <w:tcBorders>
              <w:top w:val="nil"/>
              <w:left w:val="single" w:sz="8" w:space="0" w:color="auto"/>
              <w:bottom w:val="nil"/>
              <w:right w:val="nil"/>
            </w:tcBorders>
            <w:shd w:val="clear" w:color="auto" w:fill="auto"/>
            <w:noWrap/>
            <w:vAlign w:val="center"/>
            <w:hideMark/>
          </w:tcPr>
          <w:p w:rsidR="005C1D2D" w:rsidRPr="005C1D2D" w:rsidRDefault="005C1D2D" w:rsidP="005C1D2D">
            <w:pPr>
              <w:spacing w:after="0" w:line="240" w:lineRule="auto"/>
              <w:rPr>
                <w:rFonts w:ascii="Calibri" w:eastAsia="Times New Roman" w:hAnsi="Calibri" w:cs="Calibri"/>
                <w:b/>
                <w:bCs/>
                <w:color w:val="000000"/>
              </w:rPr>
            </w:pPr>
            <w:r w:rsidRPr="005C1D2D">
              <w:rPr>
                <w:rFonts w:ascii="Calibri" w:eastAsia="Times New Roman" w:hAnsi="Calibri" w:cs="Calibri"/>
                <w:b/>
                <w:bCs/>
                <w:color w:val="000000"/>
              </w:rPr>
              <w:t>GET, SELECT, others request</w:t>
            </w:r>
          </w:p>
        </w:tc>
        <w:tc>
          <w:tcPr>
            <w:tcW w:w="1270" w:type="dxa"/>
            <w:tcBorders>
              <w:top w:val="nil"/>
              <w:left w:val="nil"/>
              <w:bottom w:val="nil"/>
              <w:right w:val="single" w:sz="8" w:space="0" w:color="auto"/>
            </w:tcBorders>
            <w:shd w:val="clear" w:color="auto" w:fill="auto"/>
            <w:noWrap/>
            <w:vAlign w:val="center"/>
            <w:hideMark/>
          </w:tcPr>
          <w:p w:rsidR="005C1D2D" w:rsidRPr="005C1D2D" w:rsidRDefault="005C1D2D" w:rsidP="005C1D2D">
            <w:pPr>
              <w:spacing w:after="0" w:line="240" w:lineRule="auto"/>
              <w:rPr>
                <w:rFonts w:ascii="Calibri" w:eastAsia="Times New Roman" w:hAnsi="Calibri" w:cs="Calibri"/>
                <w:color w:val="000000"/>
              </w:rPr>
            </w:pPr>
            <w:r w:rsidRPr="005C1D2D">
              <w:rPr>
                <w:rFonts w:ascii="Calibri" w:eastAsia="Times New Roman" w:hAnsi="Calibri" w:cs="Calibri"/>
                <w:color w:val="000000"/>
              </w:rPr>
              <w:t>5000</w:t>
            </w:r>
          </w:p>
        </w:tc>
        <w:tc>
          <w:tcPr>
            <w:tcW w:w="1260" w:type="dxa"/>
            <w:vMerge/>
            <w:tcBorders>
              <w:top w:val="nil"/>
              <w:left w:val="nil"/>
              <w:bottom w:val="nil"/>
              <w:right w:val="single" w:sz="8" w:space="0" w:color="auto"/>
            </w:tcBorders>
            <w:vAlign w:val="center"/>
            <w:hideMark/>
          </w:tcPr>
          <w:p w:rsidR="005C1D2D" w:rsidRPr="005C1D2D" w:rsidRDefault="005C1D2D" w:rsidP="005C1D2D">
            <w:pPr>
              <w:spacing w:after="0" w:line="240" w:lineRule="auto"/>
              <w:rPr>
                <w:rFonts w:ascii="Calibri" w:eastAsia="Times New Roman" w:hAnsi="Calibri" w:cs="Calibri"/>
                <w:color w:val="000000"/>
              </w:rPr>
            </w:pPr>
          </w:p>
        </w:tc>
        <w:tc>
          <w:tcPr>
            <w:tcW w:w="1350" w:type="dxa"/>
            <w:vMerge/>
            <w:tcBorders>
              <w:top w:val="nil"/>
              <w:left w:val="nil"/>
              <w:bottom w:val="nil"/>
              <w:right w:val="single" w:sz="8" w:space="0" w:color="auto"/>
            </w:tcBorders>
            <w:vAlign w:val="center"/>
            <w:hideMark/>
          </w:tcPr>
          <w:p w:rsidR="005C1D2D" w:rsidRPr="005C1D2D" w:rsidRDefault="005C1D2D" w:rsidP="005C1D2D">
            <w:pPr>
              <w:spacing w:after="0" w:line="240" w:lineRule="auto"/>
              <w:rPr>
                <w:rFonts w:ascii="Calibri" w:eastAsia="Times New Roman" w:hAnsi="Calibri" w:cs="Calibri"/>
                <w:color w:val="000000"/>
              </w:rPr>
            </w:pPr>
          </w:p>
        </w:tc>
        <w:tc>
          <w:tcPr>
            <w:tcW w:w="2340" w:type="dxa"/>
            <w:vMerge/>
            <w:tcBorders>
              <w:top w:val="nil"/>
              <w:left w:val="nil"/>
              <w:bottom w:val="nil"/>
              <w:right w:val="single" w:sz="8" w:space="0" w:color="auto"/>
            </w:tcBorders>
            <w:vAlign w:val="center"/>
            <w:hideMark/>
          </w:tcPr>
          <w:p w:rsidR="005C1D2D" w:rsidRPr="005C1D2D" w:rsidRDefault="005C1D2D" w:rsidP="005C1D2D">
            <w:pPr>
              <w:spacing w:after="0" w:line="240" w:lineRule="auto"/>
              <w:rPr>
                <w:rFonts w:ascii="Calibri" w:eastAsia="Times New Roman" w:hAnsi="Calibri" w:cs="Calibri"/>
                <w:color w:val="000000"/>
              </w:rPr>
            </w:pPr>
          </w:p>
        </w:tc>
      </w:tr>
      <w:tr w:rsidR="005C1D2D" w:rsidRPr="005C1D2D" w:rsidTr="00180B5B">
        <w:trPr>
          <w:trHeight w:val="300"/>
        </w:trPr>
        <w:tc>
          <w:tcPr>
            <w:tcW w:w="2960" w:type="dxa"/>
            <w:tcBorders>
              <w:top w:val="nil"/>
              <w:left w:val="single" w:sz="8" w:space="0" w:color="auto"/>
              <w:bottom w:val="nil"/>
              <w:right w:val="nil"/>
            </w:tcBorders>
            <w:shd w:val="clear" w:color="auto" w:fill="auto"/>
            <w:noWrap/>
            <w:vAlign w:val="center"/>
            <w:hideMark/>
          </w:tcPr>
          <w:p w:rsidR="005C1D2D" w:rsidRPr="005C1D2D" w:rsidRDefault="005C1D2D" w:rsidP="005C1D2D">
            <w:pPr>
              <w:spacing w:after="0" w:line="240" w:lineRule="auto"/>
              <w:rPr>
                <w:rFonts w:ascii="Calibri" w:eastAsia="Times New Roman" w:hAnsi="Calibri" w:cs="Calibri"/>
                <w:b/>
                <w:bCs/>
                <w:color w:val="000000"/>
              </w:rPr>
            </w:pPr>
            <w:r w:rsidRPr="005C1D2D">
              <w:rPr>
                <w:rFonts w:ascii="Calibri" w:eastAsia="Times New Roman" w:hAnsi="Calibri" w:cs="Calibri"/>
                <w:b/>
                <w:bCs/>
                <w:color w:val="000000"/>
              </w:rPr>
              <w:t>Data Returned by S3</w:t>
            </w:r>
          </w:p>
        </w:tc>
        <w:tc>
          <w:tcPr>
            <w:tcW w:w="1270" w:type="dxa"/>
            <w:tcBorders>
              <w:top w:val="nil"/>
              <w:left w:val="nil"/>
              <w:bottom w:val="nil"/>
              <w:right w:val="single" w:sz="8" w:space="0" w:color="auto"/>
            </w:tcBorders>
            <w:shd w:val="clear" w:color="auto" w:fill="auto"/>
            <w:noWrap/>
            <w:vAlign w:val="center"/>
            <w:hideMark/>
          </w:tcPr>
          <w:p w:rsidR="005C1D2D" w:rsidRPr="005C1D2D" w:rsidRDefault="005C1D2D" w:rsidP="005C1D2D">
            <w:pPr>
              <w:spacing w:after="0" w:line="240" w:lineRule="auto"/>
              <w:rPr>
                <w:rFonts w:ascii="Calibri" w:eastAsia="Times New Roman" w:hAnsi="Calibri" w:cs="Calibri"/>
                <w:color w:val="000000"/>
              </w:rPr>
            </w:pPr>
            <w:r w:rsidRPr="005C1D2D">
              <w:rPr>
                <w:rFonts w:ascii="Calibri" w:eastAsia="Times New Roman" w:hAnsi="Calibri" w:cs="Calibri"/>
                <w:color w:val="000000"/>
              </w:rPr>
              <w:t>10 Gb</w:t>
            </w:r>
          </w:p>
        </w:tc>
        <w:tc>
          <w:tcPr>
            <w:tcW w:w="1260" w:type="dxa"/>
            <w:vMerge/>
            <w:tcBorders>
              <w:top w:val="nil"/>
              <w:left w:val="nil"/>
              <w:bottom w:val="nil"/>
              <w:right w:val="single" w:sz="8" w:space="0" w:color="auto"/>
            </w:tcBorders>
            <w:vAlign w:val="center"/>
            <w:hideMark/>
          </w:tcPr>
          <w:p w:rsidR="005C1D2D" w:rsidRPr="005C1D2D" w:rsidRDefault="005C1D2D" w:rsidP="005C1D2D">
            <w:pPr>
              <w:spacing w:after="0" w:line="240" w:lineRule="auto"/>
              <w:rPr>
                <w:rFonts w:ascii="Calibri" w:eastAsia="Times New Roman" w:hAnsi="Calibri" w:cs="Calibri"/>
                <w:color w:val="000000"/>
              </w:rPr>
            </w:pPr>
          </w:p>
        </w:tc>
        <w:tc>
          <w:tcPr>
            <w:tcW w:w="1350" w:type="dxa"/>
            <w:vMerge/>
            <w:tcBorders>
              <w:top w:val="nil"/>
              <w:left w:val="nil"/>
              <w:bottom w:val="nil"/>
              <w:right w:val="single" w:sz="8" w:space="0" w:color="auto"/>
            </w:tcBorders>
            <w:vAlign w:val="center"/>
            <w:hideMark/>
          </w:tcPr>
          <w:p w:rsidR="005C1D2D" w:rsidRPr="005C1D2D" w:rsidRDefault="005C1D2D" w:rsidP="005C1D2D">
            <w:pPr>
              <w:spacing w:after="0" w:line="240" w:lineRule="auto"/>
              <w:rPr>
                <w:rFonts w:ascii="Calibri" w:eastAsia="Times New Roman" w:hAnsi="Calibri" w:cs="Calibri"/>
                <w:color w:val="000000"/>
              </w:rPr>
            </w:pPr>
          </w:p>
        </w:tc>
        <w:tc>
          <w:tcPr>
            <w:tcW w:w="2340" w:type="dxa"/>
            <w:vMerge/>
            <w:tcBorders>
              <w:top w:val="nil"/>
              <w:left w:val="nil"/>
              <w:bottom w:val="nil"/>
              <w:right w:val="single" w:sz="8" w:space="0" w:color="auto"/>
            </w:tcBorders>
            <w:vAlign w:val="center"/>
            <w:hideMark/>
          </w:tcPr>
          <w:p w:rsidR="005C1D2D" w:rsidRPr="005C1D2D" w:rsidRDefault="005C1D2D" w:rsidP="005C1D2D">
            <w:pPr>
              <w:spacing w:after="0" w:line="240" w:lineRule="auto"/>
              <w:rPr>
                <w:rFonts w:ascii="Calibri" w:eastAsia="Times New Roman" w:hAnsi="Calibri" w:cs="Calibri"/>
                <w:color w:val="000000"/>
              </w:rPr>
            </w:pPr>
          </w:p>
        </w:tc>
      </w:tr>
      <w:tr w:rsidR="005C1D2D" w:rsidRPr="005C1D2D" w:rsidTr="00180B5B">
        <w:trPr>
          <w:trHeight w:val="315"/>
        </w:trPr>
        <w:tc>
          <w:tcPr>
            <w:tcW w:w="2960" w:type="dxa"/>
            <w:tcBorders>
              <w:top w:val="nil"/>
              <w:left w:val="single" w:sz="8" w:space="0" w:color="auto"/>
              <w:bottom w:val="single" w:sz="8" w:space="0" w:color="auto"/>
              <w:right w:val="nil"/>
            </w:tcBorders>
            <w:shd w:val="clear" w:color="auto" w:fill="auto"/>
            <w:noWrap/>
            <w:vAlign w:val="center"/>
            <w:hideMark/>
          </w:tcPr>
          <w:p w:rsidR="005C1D2D" w:rsidRPr="005C1D2D" w:rsidRDefault="005C1D2D" w:rsidP="005C1D2D">
            <w:pPr>
              <w:spacing w:after="0" w:line="240" w:lineRule="auto"/>
              <w:rPr>
                <w:rFonts w:ascii="Calibri" w:eastAsia="Times New Roman" w:hAnsi="Calibri" w:cs="Calibri"/>
                <w:b/>
                <w:bCs/>
                <w:color w:val="000000"/>
              </w:rPr>
            </w:pPr>
            <w:r w:rsidRPr="005C1D2D">
              <w:rPr>
                <w:rFonts w:ascii="Calibri" w:eastAsia="Times New Roman" w:hAnsi="Calibri" w:cs="Calibri"/>
                <w:b/>
                <w:bCs/>
                <w:color w:val="000000"/>
              </w:rPr>
              <w:t>Data Scanned by S3</w:t>
            </w:r>
          </w:p>
        </w:tc>
        <w:tc>
          <w:tcPr>
            <w:tcW w:w="1270" w:type="dxa"/>
            <w:tcBorders>
              <w:top w:val="nil"/>
              <w:left w:val="nil"/>
              <w:bottom w:val="single" w:sz="8" w:space="0" w:color="auto"/>
              <w:right w:val="single" w:sz="8" w:space="0" w:color="auto"/>
            </w:tcBorders>
            <w:shd w:val="clear" w:color="auto" w:fill="auto"/>
            <w:noWrap/>
            <w:vAlign w:val="center"/>
            <w:hideMark/>
          </w:tcPr>
          <w:p w:rsidR="005C1D2D" w:rsidRPr="005C1D2D" w:rsidRDefault="005C1D2D" w:rsidP="005C1D2D">
            <w:pPr>
              <w:spacing w:after="0" w:line="240" w:lineRule="auto"/>
              <w:rPr>
                <w:rFonts w:ascii="Calibri" w:eastAsia="Times New Roman" w:hAnsi="Calibri" w:cs="Calibri"/>
                <w:color w:val="000000"/>
              </w:rPr>
            </w:pPr>
            <w:r w:rsidRPr="005C1D2D">
              <w:rPr>
                <w:rFonts w:ascii="Calibri" w:eastAsia="Times New Roman" w:hAnsi="Calibri" w:cs="Calibri"/>
                <w:color w:val="000000"/>
              </w:rPr>
              <w:t>50 Gb</w:t>
            </w:r>
          </w:p>
        </w:tc>
        <w:tc>
          <w:tcPr>
            <w:tcW w:w="1260" w:type="dxa"/>
            <w:vMerge/>
            <w:tcBorders>
              <w:top w:val="nil"/>
              <w:left w:val="nil"/>
              <w:bottom w:val="nil"/>
              <w:right w:val="single" w:sz="8" w:space="0" w:color="auto"/>
            </w:tcBorders>
            <w:vAlign w:val="center"/>
            <w:hideMark/>
          </w:tcPr>
          <w:p w:rsidR="005C1D2D" w:rsidRPr="005C1D2D" w:rsidRDefault="005C1D2D" w:rsidP="005C1D2D">
            <w:pPr>
              <w:spacing w:after="0" w:line="240" w:lineRule="auto"/>
              <w:rPr>
                <w:rFonts w:ascii="Calibri" w:eastAsia="Times New Roman" w:hAnsi="Calibri" w:cs="Calibri"/>
                <w:color w:val="000000"/>
              </w:rPr>
            </w:pPr>
          </w:p>
        </w:tc>
        <w:tc>
          <w:tcPr>
            <w:tcW w:w="1350" w:type="dxa"/>
            <w:vMerge/>
            <w:tcBorders>
              <w:top w:val="nil"/>
              <w:left w:val="nil"/>
              <w:bottom w:val="nil"/>
              <w:right w:val="single" w:sz="8" w:space="0" w:color="auto"/>
            </w:tcBorders>
            <w:vAlign w:val="center"/>
            <w:hideMark/>
          </w:tcPr>
          <w:p w:rsidR="005C1D2D" w:rsidRPr="005C1D2D" w:rsidRDefault="005C1D2D" w:rsidP="005C1D2D">
            <w:pPr>
              <w:spacing w:after="0" w:line="240" w:lineRule="auto"/>
              <w:rPr>
                <w:rFonts w:ascii="Calibri" w:eastAsia="Times New Roman" w:hAnsi="Calibri" w:cs="Calibri"/>
                <w:color w:val="000000"/>
              </w:rPr>
            </w:pPr>
          </w:p>
        </w:tc>
        <w:tc>
          <w:tcPr>
            <w:tcW w:w="2340" w:type="dxa"/>
            <w:vMerge/>
            <w:tcBorders>
              <w:top w:val="nil"/>
              <w:left w:val="nil"/>
              <w:bottom w:val="nil"/>
              <w:right w:val="single" w:sz="8" w:space="0" w:color="auto"/>
            </w:tcBorders>
            <w:vAlign w:val="center"/>
            <w:hideMark/>
          </w:tcPr>
          <w:p w:rsidR="005C1D2D" w:rsidRPr="005C1D2D" w:rsidRDefault="005C1D2D" w:rsidP="005C1D2D">
            <w:pPr>
              <w:spacing w:after="0" w:line="240" w:lineRule="auto"/>
              <w:rPr>
                <w:rFonts w:ascii="Calibri" w:eastAsia="Times New Roman" w:hAnsi="Calibri" w:cs="Calibri"/>
                <w:color w:val="000000"/>
              </w:rPr>
            </w:pPr>
          </w:p>
        </w:tc>
      </w:tr>
      <w:tr w:rsidR="005C1D2D" w:rsidRPr="005C1D2D" w:rsidTr="00180B5B">
        <w:trPr>
          <w:trHeight w:val="315"/>
        </w:trPr>
        <w:tc>
          <w:tcPr>
            <w:tcW w:w="2960" w:type="dxa"/>
            <w:tcBorders>
              <w:top w:val="nil"/>
              <w:left w:val="single" w:sz="8" w:space="0" w:color="auto"/>
              <w:bottom w:val="nil"/>
              <w:right w:val="nil"/>
            </w:tcBorders>
            <w:shd w:val="clear" w:color="auto" w:fill="auto"/>
            <w:noWrap/>
            <w:vAlign w:val="center"/>
            <w:hideMark/>
          </w:tcPr>
          <w:p w:rsidR="005C1D2D" w:rsidRPr="005C1D2D" w:rsidRDefault="005C1D2D" w:rsidP="005C1D2D">
            <w:pPr>
              <w:spacing w:after="0" w:line="240" w:lineRule="auto"/>
              <w:rPr>
                <w:rFonts w:ascii="Calibri" w:eastAsia="Times New Roman" w:hAnsi="Calibri" w:cs="Calibri"/>
                <w:color w:val="000000"/>
              </w:rPr>
            </w:pPr>
            <w:r w:rsidRPr="005C1D2D">
              <w:rPr>
                <w:rFonts w:ascii="Calibri" w:eastAsia="Times New Roman" w:hAnsi="Calibri" w:cs="Calibri"/>
                <w:color w:val="000000"/>
              </w:rPr>
              <w:t> </w:t>
            </w:r>
          </w:p>
        </w:tc>
        <w:tc>
          <w:tcPr>
            <w:tcW w:w="1270" w:type="dxa"/>
            <w:tcBorders>
              <w:top w:val="nil"/>
              <w:left w:val="nil"/>
              <w:bottom w:val="nil"/>
              <w:right w:val="nil"/>
            </w:tcBorders>
            <w:shd w:val="clear" w:color="auto" w:fill="auto"/>
            <w:noWrap/>
            <w:vAlign w:val="center"/>
            <w:hideMark/>
          </w:tcPr>
          <w:p w:rsidR="005C1D2D" w:rsidRPr="005C1D2D" w:rsidRDefault="005C1D2D" w:rsidP="005C1D2D">
            <w:pPr>
              <w:spacing w:after="0" w:line="240" w:lineRule="auto"/>
              <w:rPr>
                <w:rFonts w:ascii="Calibri" w:eastAsia="Times New Roman" w:hAnsi="Calibri" w:cs="Calibri"/>
                <w:color w:val="000000"/>
              </w:rPr>
            </w:pPr>
          </w:p>
        </w:tc>
        <w:tc>
          <w:tcPr>
            <w:tcW w:w="126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5C1D2D" w:rsidRPr="005C1D2D" w:rsidRDefault="005C1D2D" w:rsidP="005C1D2D">
            <w:pPr>
              <w:spacing w:after="0" w:line="240" w:lineRule="auto"/>
              <w:jc w:val="center"/>
              <w:rPr>
                <w:rFonts w:ascii="Calibri" w:eastAsia="Times New Roman" w:hAnsi="Calibri" w:cs="Calibri"/>
                <w:color w:val="000000"/>
              </w:rPr>
            </w:pPr>
            <w:r w:rsidRPr="005C1D2D">
              <w:rPr>
                <w:rFonts w:ascii="Calibri" w:eastAsia="Times New Roman" w:hAnsi="Calibri" w:cs="Calibri"/>
                <w:color w:val="000000"/>
              </w:rPr>
              <w:t>+</w:t>
            </w:r>
          </w:p>
        </w:tc>
        <w:tc>
          <w:tcPr>
            <w:tcW w:w="135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5C1D2D" w:rsidRPr="005C1D2D" w:rsidRDefault="005C1D2D" w:rsidP="005C1D2D">
            <w:pPr>
              <w:spacing w:after="0" w:line="240" w:lineRule="auto"/>
              <w:jc w:val="center"/>
              <w:rPr>
                <w:rFonts w:ascii="Calibri" w:eastAsia="Times New Roman" w:hAnsi="Calibri" w:cs="Calibri"/>
                <w:color w:val="000000"/>
              </w:rPr>
            </w:pPr>
            <w:r w:rsidRPr="005C1D2D">
              <w:rPr>
                <w:rFonts w:ascii="Calibri" w:eastAsia="Times New Roman" w:hAnsi="Calibri" w:cs="Calibri"/>
                <w:color w:val="000000"/>
              </w:rPr>
              <w:t>+</w:t>
            </w:r>
          </w:p>
        </w:tc>
        <w:tc>
          <w:tcPr>
            <w:tcW w:w="234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5C1D2D" w:rsidRPr="005C1D2D" w:rsidRDefault="005C1D2D" w:rsidP="005C1D2D">
            <w:pPr>
              <w:spacing w:after="0" w:line="240" w:lineRule="auto"/>
              <w:jc w:val="center"/>
              <w:rPr>
                <w:rFonts w:ascii="Calibri" w:eastAsia="Times New Roman" w:hAnsi="Calibri" w:cs="Calibri"/>
                <w:color w:val="000000"/>
              </w:rPr>
            </w:pPr>
            <w:r w:rsidRPr="005C1D2D">
              <w:rPr>
                <w:rFonts w:ascii="Calibri" w:eastAsia="Times New Roman" w:hAnsi="Calibri" w:cs="Calibri"/>
                <w:color w:val="000000"/>
              </w:rPr>
              <w:t>+</w:t>
            </w:r>
          </w:p>
        </w:tc>
      </w:tr>
      <w:tr w:rsidR="005C1D2D" w:rsidRPr="005C1D2D" w:rsidTr="00180B5B">
        <w:trPr>
          <w:trHeight w:val="315"/>
        </w:trPr>
        <w:tc>
          <w:tcPr>
            <w:tcW w:w="2960" w:type="dxa"/>
            <w:tcBorders>
              <w:top w:val="single" w:sz="8" w:space="0" w:color="auto"/>
              <w:left w:val="single" w:sz="8" w:space="0" w:color="auto"/>
              <w:bottom w:val="nil"/>
              <w:right w:val="single" w:sz="8" w:space="0" w:color="auto"/>
            </w:tcBorders>
            <w:shd w:val="clear" w:color="auto" w:fill="auto"/>
            <w:noWrap/>
            <w:vAlign w:val="center"/>
            <w:hideMark/>
          </w:tcPr>
          <w:p w:rsidR="005C1D2D" w:rsidRPr="005C1D2D" w:rsidRDefault="005C1D2D" w:rsidP="005C1D2D">
            <w:pPr>
              <w:spacing w:after="0" w:line="240" w:lineRule="auto"/>
              <w:rPr>
                <w:rFonts w:ascii="Calibri" w:eastAsia="Times New Roman" w:hAnsi="Calibri" w:cs="Calibri"/>
                <w:b/>
                <w:bCs/>
                <w:color w:val="000000"/>
              </w:rPr>
            </w:pPr>
            <w:r w:rsidRPr="005C1D2D">
              <w:rPr>
                <w:rFonts w:ascii="Calibri" w:eastAsia="Times New Roman" w:hAnsi="Calibri" w:cs="Calibri"/>
                <w:b/>
                <w:bCs/>
                <w:color w:val="000000"/>
              </w:rPr>
              <w:t>Data Transfer</w:t>
            </w:r>
          </w:p>
        </w:tc>
        <w:tc>
          <w:tcPr>
            <w:tcW w:w="1270" w:type="dxa"/>
            <w:tcBorders>
              <w:top w:val="nil"/>
              <w:left w:val="nil"/>
              <w:bottom w:val="nil"/>
              <w:right w:val="nil"/>
            </w:tcBorders>
            <w:shd w:val="clear" w:color="auto" w:fill="auto"/>
            <w:noWrap/>
            <w:vAlign w:val="center"/>
            <w:hideMark/>
          </w:tcPr>
          <w:p w:rsidR="005C1D2D" w:rsidRPr="005C1D2D" w:rsidRDefault="005C1D2D" w:rsidP="005C1D2D">
            <w:pPr>
              <w:spacing w:after="0" w:line="240" w:lineRule="auto"/>
              <w:rPr>
                <w:rFonts w:ascii="Calibri" w:eastAsia="Times New Roman" w:hAnsi="Calibri" w:cs="Calibri"/>
                <w:b/>
                <w:bCs/>
                <w:color w:val="000000"/>
              </w:rPr>
            </w:pPr>
          </w:p>
        </w:tc>
        <w:tc>
          <w:tcPr>
            <w:tcW w:w="1260" w:type="dxa"/>
            <w:vMerge/>
            <w:tcBorders>
              <w:top w:val="single" w:sz="8" w:space="0" w:color="auto"/>
              <w:left w:val="single" w:sz="8" w:space="0" w:color="auto"/>
              <w:bottom w:val="single" w:sz="8" w:space="0" w:color="000000"/>
              <w:right w:val="single" w:sz="8" w:space="0" w:color="auto"/>
            </w:tcBorders>
            <w:vAlign w:val="center"/>
            <w:hideMark/>
          </w:tcPr>
          <w:p w:rsidR="005C1D2D" w:rsidRPr="005C1D2D" w:rsidRDefault="005C1D2D" w:rsidP="005C1D2D">
            <w:pPr>
              <w:spacing w:after="0" w:line="240" w:lineRule="auto"/>
              <w:rPr>
                <w:rFonts w:ascii="Calibri" w:eastAsia="Times New Roman" w:hAnsi="Calibri" w:cs="Calibri"/>
                <w:color w:val="000000"/>
              </w:rPr>
            </w:pPr>
          </w:p>
        </w:tc>
        <w:tc>
          <w:tcPr>
            <w:tcW w:w="1350" w:type="dxa"/>
            <w:vMerge/>
            <w:tcBorders>
              <w:top w:val="single" w:sz="8" w:space="0" w:color="auto"/>
              <w:left w:val="single" w:sz="8" w:space="0" w:color="auto"/>
              <w:bottom w:val="single" w:sz="8" w:space="0" w:color="000000"/>
              <w:right w:val="single" w:sz="8" w:space="0" w:color="auto"/>
            </w:tcBorders>
            <w:vAlign w:val="center"/>
            <w:hideMark/>
          </w:tcPr>
          <w:p w:rsidR="005C1D2D" w:rsidRPr="005C1D2D" w:rsidRDefault="005C1D2D" w:rsidP="005C1D2D">
            <w:pPr>
              <w:spacing w:after="0" w:line="240" w:lineRule="auto"/>
              <w:rPr>
                <w:rFonts w:ascii="Calibri" w:eastAsia="Times New Roman" w:hAnsi="Calibri" w:cs="Calibri"/>
                <w:color w:val="000000"/>
              </w:rPr>
            </w:pPr>
          </w:p>
        </w:tc>
        <w:tc>
          <w:tcPr>
            <w:tcW w:w="2340" w:type="dxa"/>
            <w:vMerge/>
            <w:tcBorders>
              <w:top w:val="single" w:sz="8" w:space="0" w:color="auto"/>
              <w:left w:val="single" w:sz="8" w:space="0" w:color="auto"/>
              <w:bottom w:val="single" w:sz="8" w:space="0" w:color="000000"/>
              <w:right w:val="single" w:sz="8" w:space="0" w:color="auto"/>
            </w:tcBorders>
            <w:vAlign w:val="center"/>
            <w:hideMark/>
          </w:tcPr>
          <w:p w:rsidR="005C1D2D" w:rsidRPr="005C1D2D" w:rsidRDefault="005C1D2D" w:rsidP="005C1D2D">
            <w:pPr>
              <w:spacing w:after="0" w:line="240" w:lineRule="auto"/>
              <w:rPr>
                <w:rFonts w:ascii="Calibri" w:eastAsia="Times New Roman" w:hAnsi="Calibri" w:cs="Calibri"/>
                <w:color w:val="000000"/>
              </w:rPr>
            </w:pPr>
          </w:p>
        </w:tc>
      </w:tr>
      <w:tr w:rsidR="005C1D2D" w:rsidRPr="005C1D2D" w:rsidTr="00180B5B">
        <w:trPr>
          <w:trHeight w:val="300"/>
        </w:trPr>
        <w:tc>
          <w:tcPr>
            <w:tcW w:w="2960" w:type="dxa"/>
            <w:tcBorders>
              <w:top w:val="single" w:sz="8" w:space="0" w:color="auto"/>
              <w:left w:val="single" w:sz="8" w:space="0" w:color="auto"/>
              <w:bottom w:val="nil"/>
              <w:right w:val="nil"/>
            </w:tcBorders>
            <w:shd w:val="clear" w:color="auto" w:fill="auto"/>
            <w:noWrap/>
            <w:vAlign w:val="center"/>
            <w:hideMark/>
          </w:tcPr>
          <w:p w:rsidR="005C1D2D" w:rsidRPr="005C1D2D" w:rsidRDefault="005C1D2D" w:rsidP="005C1D2D">
            <w:pPr>
              <w:spacing w:after="0" w:line="240" w:lineRule="auto"/>
              <w:rPr>
                <w:rFonts w:ascii="Calibri" w:eastAsia="Times New Roman" w:hAnsi="Calibri" w:cs="Calibri"/>
                <w:b/>
                <w:bCs/>
                <w:color w:val="000000"/>
              </w:rPr>
            </w:pPr>
            <w:r w:rsidRPr="005C1D2D">
              <w:rPr>
                <w:rFonts w:ascii="Calibri" w:eastAsia="Times New Roman" w:hAnsi="Calibri" w:cs="Calibri"/>
                <w:b/>
                <w:bCs/>
                <w:color w:val="000000"/>
              </w:rPr>
              <w:t>Inbound Data Transfer</w:t>
            </w:r>
          </w:p>
        </w:tc>
        <w:tc>
          <w:tcPr>
            <w:tcW w:w="1270" w:type="dxa"/>
            <w:tcBorders>
              <w:top w:val="single" w:sz="8" w:space="0" w:color="auto"/>
              <w:left w:val="nil"/>
              <w:bottom w:val="nil"/>
              <w:right w:val="single" w:sz="8" w:space="0" w:color="auto"/>
            </w:tcBorders>
            <w:shd w:val="clear" w:color="auto" w:fill="auto"/>
            <w:noWrap/>
            <w:vAlign w:val="center"/>
            <w:hideMark/>
          </w:tcPr>
          <w:p w:rsidR="005C1D2D" w:rsidRPr="005C1D2D" w:rsidRDefault="005C1D2D" w:rsidP="005C1D2D">
            <w:pPr>
              <w:spacing w:after="0" w:line="240" w:lineRule="auto"/>
              <w:rPr>
                <w:rFonts w:ascii="Calibri" w:eastAsia="Times New Roman" w:hAnsi="Calibri" w:cs="Calibri"/>
                <w:color w:val="000000"/>
              </w:rPr>
            </w:pPr>
            <w:r w:rsidRPr="005C1D2D">
              <w:rPr>
                <w:rFonts w:ascii="Calibri" w:eastAsia="Times New Roman" w:hAnsi="Calibri" w:cs="Calibri"/>
                <w:color w:val="000000"/>
              </w:rPr>
              <w:t>0</w:t>
            </w:r>
          </w:p>
        </w:tc>
        <w:tc>
          <w:tcPr>
            <w:tcW w:w="1260" w:type="dxa"/>
            <w:vMerge w:val="restart"/>
            <w:tcBorders>
              <w:top w:val="nil"/>
              <w:left w:val="nil"/>
              <w:bottom w:val="single" w:sz="8" w:space="0" w:color="000000"/>
              <w:right w:val="single" w:sz="8" w:space="0" w:color="auto"/>
            </w:tcBorders>
            <w:shd w:val="clear" w:color="auto" w:fill="auto"/>
            <w:vAlign w:val="center"/>
            <w:hideMark/>
          </w:tcPr>
          <w:p w:rsidR="005C1D2D" w:rsidRPr="005C1D2D" w:rsidRDefault="005C1D2D" w:rsidP="005C1D2D">
            <w:pPr>
              <w:spacing w:after="0" w:line="240" w:lineRule="auto"/>
              <w:jc w:val="center"/>
              <w:rPr>
                <w:rFonts w:ascii="Calibri" w:eastAsia="Times New Roman" w:hAnsi="Calibri" w:cs="Calibri"/>
                <w:color w:val="000000"/>
              </w:rPr>
            </w:pPr>
            <w:r w:rsidRPr="005C1D2D">
              <w:rPr>
                <w:rFonts w:ascii="Calibri" w:eastAsia="Times New Roman" w:hAnsi="Calibri" w:cs="Calibri"/>
                <w:color w:val="000000"/>
              </w:rPr>
              <w:t>2.25</w:t>
            </w:r>
          </w:p>
        </w:tc>
        <w:tc>
          <w:tcPr>
            <w:tcW w:w="1350" w:type="dxa"/>
            <w:vMerge w:val="restart"/>
            <w:tcBorders>
              <w:top w:val="nil"/>
              <w:left w:val="nil"/>
              <w:bottom w:val="single" w:sz="8" w:space="0" w:color="000000"/>
              <w:right w:val="single" w:sz="8" w:space="0" w:color="auto"/>
            </w:tcBorders>
            <w:shd w:val="clear" w:color="auto" w:fill="auto"/>
            <w:vAlign w:val="center"/>
            <w:hideMark/>
          </w:tcPr>
          <w:p w:rsidR="005C1D2D" w:rsidRPr="005C1D2D" w:rsidRDefault="005C1D2D" w:rsidP="005C1D2D">
            <w:pPr>
              <w:spacing w:after="0" w:line="240" w:lineRule="auto"/>
              <w:jc w:val="center"/>
              <w:rPr>
                <w:rFonts w:ascii="Calibri" w:eastAsia="Times New Roman" w:hAnsi="Calibri" w:cs="Calibri"/>
                <w:color w:val="000000"/>
              </w:rPr>
            </w:pPr>
            <w:r w:rsidRPr="005C1D2D">
              <w:rPr>
                <w:rFonts w:ascii="Calibri" w:eastAsia="Times New Roman" w:hAnsi="Calibri" w:cs="Calibri"/>
                <w:color w:val="000000"/>
              </w:rPr>
              <w:t>3.75</w:t>
            </w:r>
          </w:p>
        </w:tc>
        <w:tc>
          <w:tcPr>
            <w:tcW w:w="2340" w:type="dxa"/>
            <w:vMerge w:val="restart"/>
            <w:tcBorders>
              <w:top w:val="nil"/>
              <w:left w:val="nil"/>
              <w:bottom w:val="single" w:sz="8" w:space="0" w:color="000000"/>
              <w:right w:val="single" w:sz="8" w:space="0" w:color="auto"/>
            </w:tcBorders>
            <w:shd w:val="clear" w:color="auto" w:fill="auto"/>
            <w:vAlign w:val="center"/>
            <w:hideMark/>
          </w:tcPr>
          <w:p w:rsidR="005C1D2D" w:rsidRPr="005C1D2D" w:rsidRDefault="005C1D2D" w:rsidP="005C1D2D">
            <w:pPr>
              <w:spacing w:after="0" w:line="240" w:lineRule="auto"/>
              <w:jc w:val="center"/>
              <w:rPr>
                <w:rFonts w:ascii="Calibri" w:eastAsia="Times New Roman" w:hAnsi="Calibri" w:cs="Calibri"/>
                <w:color w:val="000000"/>
              </w:rPr>
            </w:pPr>
            <w:r w:rsidRPr="005C1D2D">
              <w:rPr>
                <w:rFonts w:ascii="Calibri" w:eastAsia="Times New Roman" w:hAnsi="Calibri" w:cs="Calibri"/>
                <w:color w:val="000000"/>
              </w:rPr>
              <w:t>2.25</w:t>
            </w:r>
          </w:p>
        </w:tc>
      </w:tr>
      <w:tr w:rsidR="005C1D2D" w:rsidRPr="005C1D2D" w:rsidTr="00180B5B">
        <w:trPr>
          <w:trHeight w:val="315"/>
        </w:trPr>
        <w:tc>
          <w:tcPr>
            <w:tcW w:w="2960" w:type="dxa"/>
            <w:tcBorders>
              <w:top w:val="nil"/>
              <w:left w:val="single" w:sz="8" w:space="0" w:color="auto"/>
              <w:bottom w:val="single" w:sz="8" w:space="0" w:color="auto"/>
              <w:right w:val="nil"/>
            </w:tcBorders>
            <w:shd w:val="clear" w:color="auto" w:fill="auto"/>
            <w:noWrap/>
            <w:vAlign w:val="center"/>
            <w:hideMark/>
          </w:tcPr>
          <w:p w:rsidR="005C1D2D" w:rsidRPr="005C1D2D" w:rsidRDefault="005C1D2D" w:rsidP="005C1D2D">
            <w:pPr>
              <w:spacing w:after="0" w:line="240" w:lineRule="auto"/>
              <w:rPr>
                <w:rFonts w:ascii="Calibri" w:eastAsia="Times New Roman" w:hAnsi="Calibri" w:cs="Calibri"/>
                <w:b/>
                <w:bCs/>
                <w:color w:val="000000"/>
              </w:rPr>
            </w:pPr>
            <w:r w:rsidRPr="005C1D2D">
              <w:rPr>
                <w:rFonts w:ascii="Calibri" w:eastAsia="Times New Roman" w:hAnsi="Calibri" w:cs="Calibri"/>
                <w:b/>
                <w:bCs/>
                <w:color w:val="000000"/>
              </w:rPr>
              <w:t>Outbound Data Transfer</w:t>
            </w:r>
          </w:p>
        </w:tc>
        <w:tc>
          <w:tcPr>
            <w:tcW w:w="1270" w:type="dxa"/>
            <w:tcBorders>
              <w:top w:val="nil"/>
              <w:left w:val="nil"/>
              <w:bottom w:val="single" w:sz="8" w:space="0" w:color="auto"/>
              <w:right w:val="single" w:sz="8" w:space="0" w:color="auto"/>
            </w:tcBorders>
            <w:shd w:val="clear" w:color="auto" w:fill="auto"/>
            <w:noWrap/>
            <w:vAlign w:val="center"/>
            <w:hideMark/>
          </w:tcPr>
          <w:p w:rsidR="005C1D2D" w:rsidRPr="005C1D2D" w:rsidRDefault="005C1D2D" w:rsidP="005C1D2D">
            <w:pPr>
              <w:spacing w:after="0" w:line="240" w:lineRule="auto"/>
              <w:rPr>
                <w:rFonts w:ascii="Calibri" w:eastAsia="Times New Roman" w:hAnsi="Calibri" w:cs="Calibri"/>
                <w:color w:val="000000"/>
              </w:rPr>
            </w:pPr>
            <w:r w:rsidRPr="005C1D2D">
              <w:rPr>
                <w:rFonts w:ascii="Calibri" w:eastAsia="Times New Roman" w:hAnsi="Calibri" w:cs="Calibri"/>
                <w:color w:val="000000"/>
              </w:rPr>
              <w:t>25 Gb</w:t>
            </w:r>
          </w:p>
        </w:tc>
        <w:tc>
          <w:tcPr>
            <w:tcW w:w="1260" w:type="dxa"/>
            <w:vMerge/>
            <w:tcBorders>
              <w:top w:val="nil"/>
              <w:left w:val="nil"/>
              <w:bottom w:val="single" w:sz="8" w:space="0" w:color="000000"/>
              <w:right w:val="single" w:sz="8" w:space="0" w:color="auto"/>
            </w:tcBorders>
            <w:vAlign w:val="center"/>
            <w:hideMark/>
          </w:tcPr>
          <w:p w:rsidR="005C1D2D" w:rsidRPr="005C1D2D" w:rsidRDefault="005C1D2D" w:rsidP="005C1D2D">
            <w:pPr>
              <w:spacing w:after="0" w:line="240" w:lineRule="auto"/>
              <w:rPr>
                <w:rFonts w:ascii="Calibri" w:eastAsia="Times New Roman" w:hAnsi="Calibri" w:cs="Calibri"/>
                <w:color w:val="000000"/>
              </w:rPr>
            </w:pPr>
          </w:p>
        </w:tc>
        <w:tc>
          <w:tcPr>
            <w:tcW w:w="1350" w:type="dxa"/>
            <w:vMerge/>
            <w:tcBorders>
              <w:top w:val="nil"/>
              <w:left w:val="nil"/>
              <w:bottom w:val="single" w:sz="8" w:space="0" w:color="000000"/>
              <w:right w:val="single" w:sz="8" w:space="0" w:color="auto"/>
            </w:tcBorders>
            <w:vAlign w:val="center"/>
            <w:hideMark/>
          </w:tcPr>
          <w:p w:rsidR="005C1D2D" w:rsidRPr="005C1D2D" w:rsidRDefault="005C1D2D" w:rsidP="005C1D2D">
            <w:pPr>
              <w:spacing w:after="0" w:line="240" w:lineRule="auto"/>
              <w:rPr>
                <w:rFonts w:ascii="Calibri" w:eastAsia="Times New Roman" w:hAnsi="Calibri" w:cs="Calibri"/>
                <w:color w:val="000000"/>
              </w:rPr>
            </w:pPr>
          </w:p>
        </w:tc>
        <w:tc>
          <w:tcPr>
            <w:tcW w:w="2340" w:type="dxa"/>
            <w:vMerge/>
            <w:tcBorders>
              <w:top w:val="nil"/>
              <w:left w:val="nil"/>
              <w:bottom w:val="single" w:sz="8" w:space="0" w:color="000000"/>
              <w:right w:val="single" w:sz="8" w:space="0" w:color="auto"/>
            </w:tcBorders>
            <w:vAlign w:val="center"/>
            <w:hideMark/>
          </w:tcPr>
          <w:p w:rsidR="005C1D2D" w:rsidRPr="005C1D2D" w:rsidRDefault="005C1D2D" w:rsidP="005C1D2D">
            <w:pPr>
              <w:spacing w:after="0" w:line="240" w:lineRule="auto"/>
              <w:rPr>
                <w:rFonts w:ascii="Calibri" w:eastAsia="Times New Roman" w:hAnsi="Calibri" w:cs="Calibri"/>
                <w:color w:val="000000"/>
              </w:rPr>
            </w:pPr>
          </w:p>
        </w:tc>
      </w:tr>
      <w:tr w:rsidR="005C1D2D" w:rsidRPr="005C1D2D" w:rsidTr="00180B5B">
        <w:trPr>
          <w:trHeight w:val="300"/>
        </w:trPr>
        <w:tc>
          <w:tcPr>
            <w:tcW w:w="2960" w:type="dxa"/>
            <w:tcBorders>
              <w:top w:val="nil"/>
              <w:left w:val="nil"/>
              <w:bottom w:val="nil"/>
              <w:right w:val="nil"/>
            </w:tcBorders>
            <w:shd w:val="clear" w:color="auto" w:fill="auto"/>
            <w:noWrap/>
            <w:vAlign w:val="center"/>
            <w:hideMark/>
          </w:tcPr>
          <w:p w:rsidR="005C1D2D" w:rsidRPr="005C1D2D" w:rsidRDefault="005C1D2D" w:rsidP="005C1D2D">
            <w:pPr>
              <w:spacing w:after="0" w:line="240" w:lineRule="auto"/>
              <w:rPr>
                <w:rFonts w:ascii="Calibri" w:eastAsia="Times New Roman" w:hAnsi="Calibri" w:cs="Calibri"/>
                <w:color w:val="000000"/>
              </w:rPr>
            </w:pPr>
          </w:p>
        </w:tc>
        <w:tc>
          <w:tcPr>
            <w:tcW w:w="1270" w:type="dxa"/>
            <w:tcBorders>
              <w:top w:val="nil"/>
              <w:left w:val="nil"/>
              <w:bottom w:val="nil"/>
              <w:right w:val="nil"/>
            </w:tcBorders>
            <w:shd w:val="clear" w:color="000000" w:fill="000000"/>
            <w:noWrap/>
            <w:vAlign w:val="center"/>
            <w:hideMark/>
          </w:tcPr>
          <w:p w:rsidR="005C1D2D" w:rsidRPr="005C1D2D" w:rsidRDefault="005C1D2D" w:rsidP="005C1D2D">
            <w:pPr>
              <w:spacing w:after="0" w:line="240" w:lineRule="auto"/>
              <w:jc w:val="center"/>
              <w:rPr>
                <w:rFonts w:ascii="Calibri" w:eastAsia="Times New Roman" w:hAnsi="Calibri" w:cs="Calibri"/>
                <w:b/>
                <w:bCs/>
                <w:color w:val="FFFFFF"/>
              </w:rPr>
            </w:pPr>
            <w:r w:rsidRPr="005C1D2D">
              <w:rPr>
                <w:rFonts w:ascii="Calibri" w:eastAsia="Times New Roman" w:hAnsi="Calibri" w:cs="Calibri"/>
                <w:b/>
                <w:bCs/>
                <w:color w:val="FFFFFF"/>
              </w:rPr>
              <w:t>TOTAL</w:t>
            </w:r>
          </w:p>
        </w:tc>
        <w:tc>
          <w:tcPr>
            <w:tcW w:w="1260" w:type="dxa"/>
            <w:tcBorders>
              <w:top w:val="nil"/>
              <w:left w:val="nil"/>
              <w:bottom w:val="nil"/>
              <w:right w:val="nil"/>
            </w:tcBorders>
            <w:shd w:val="clear" w:color="000000" w:fill="000000"/>
            <w:noWrap/>
            <w:vAlign w:val="center"/>
            <w:hideMark/>
          </w:tcPr>
          <w:p w:rsidR="005C1D2D" w:rsidRPr="005C1D2D" w:rsidRDefault="005C1D2D" w:rsidP="005C1D2D">
            <w:pPr>
              <w:spacing w:after="0" w:line="240" w:lineRule="auto"/>
              <w:jc w:val="center"/>
              <w:rPr>
                <w:rFonts w:ascii="Calibri" w:eastAsia="Times New Roman" w:hAnsi="Calibri" w:cs="Calibri"/>
                <w:b/>
                <w:bCs/>
                <w:color w:val="FFFFFF"/>
              </w:rPr>
            </w:pPr>
            <w:r w:rsidRPr="005C1D2D">
              <w:rPr>
                <w:rFonts w:ascii="Calibri" w:eastAsia="Times New Roman" w:hAnsi="Calibri" w:cs="Calibri"/>
                <w:b/>
                <w:bCs/>
                <w:color w:val="FFFFFF"/>
              </w:rPr>
              <w:t>8.11</w:t>
            </w:r>
          </w:p>
        </w:tc>
        <w:tc>
          <w:tcPr>
            <w:tcW w:w="1350" w:type="dxa"/>
            <w:tcBorders>
              <w:top w:val="nil"/>
              <w:left w:val="nil"/>
              <w:bottom w:val="nil"/>
              <w:right w:val="nil"/>
            </w:tcBorders>
            <w:shd w:val="clear" w:color="000000" w:fill="000000"/>
            <w:noWrap/>
            <w:vAlign w:val="center"/>
            <w:hideMark/>
          </w:tcPr>
          <w:p w:rsidR="005C1D2D" w:rsidRPr="005C1D2D" w:rsidRDefault="005C1D2D" w:rsidP="005C1D2D">
            <w:pPr>
              <w:spacing w:after="0" w:line="240" w:lineRule="auto"/>
              <w:jc w:val="center"/>
              <w:rPr>
                <w:rFonts w:ascii="Calibri" w:eastAsia="Times New Roman" w:hAnsi="Calibri" w:cs="Calibri"/>
                <w:b/>
                <w:bCs/>
                <w:color w:val="FFFFFF"/>
              </w:rPr>
            </w:pPr>
            <w:r w:rsidRPr="005C1D2D">
              <w:rPr>
                <w:rFonts w:ascii="Calibri" w:eastAsia="Times New Roman" w:hAnsi="Calibri" w:cs="Calibri"/>
                <w:b/>
                <w:bCs/>
                <w:color w:val="FFFFFF"/>
              </w:rPr>
              <w:t>14.1</w:t>
            </w:r>
          </w:p>
        </w:tc>
        <w:tc>
          <w:tcPr>
            <w:tcW w:w="2340" w:type="dxa"/>
            <w:tcBorders>
              <w:top w:val="nil"/>
              <w:left w:val="nil"/>
              <w:bottom w:val="nil"/>
              <w:right w:val="nil"/>
            </w:tcBorders>
            <w:shd w:val="clear" w:color="000000" w:fill="000000"/>
            <w:noWrap/>
            <w:vAlign w:val="center"/>
            <w:hideMark/>
          </w:tcPr>
          <w:p w:rsidR="005C1D2D" w:rsidRPr="005C1D2D" w:rsidRDefault="005C1D2D" w:rsidP="005C1D2D">
            <w:pPr>
              <w:spacing w:after="0" w:line="240" w:lineRule="auto"/>
              <w:jc w:val="center"/>
              <w:rPr>
                <w:rFonts w:ascii="Calibri" w:eastAsia="Times New Roman" w:hAnsi="Calibri" w:cs="Calibri"/>
                <w:b/>
                <w:bCs/>
                <w:color w:val="FFFFFF"/>
              </w:rPr>
            </w:pPr>
            <w:r w:rsidRPr="005C1D2D">
              <w:rPr>
                <w:rFonts w:ascii="Calibri" w:eastAsia="Times New Roman" w:hAnsi="Calibri" w:cs="Calibri"/>
                <w:b/>
                <w:bCs/>
                <w:color w:val="FFFFFF"/>
              </w:rPr>
              <w:t>8.88</w:t>
            </w:r>
          </w:p>
        </w:tc>
      </w:tr>
    </w:tbl>
    <w:p w:rsidR="00E852EB" w:rsidRDefault="00E852EB" w:rsidP="008D6EC0">
      <w:pPr>
        <w:rPr>
          <w:lang w:val="es-ES"/>
        </w:rPr>
      </w:pPr>
    </w:p>
    <w:p w:rsidR="005C1D2D" w:rsidRDefault="005C1D2D" w:rsidP="008D6EC0">
      <w:pPr>
        <w:rPr>
          <w:lang w:val="es-ES"/>
        </w:rPr>
      </w:pPr>
    </w:p>
    <w:p w:rsidR="008D6EC0" w:rsidRDefault="008D6EC0" w:rsidP="008D6EC0">
      <w:pPr>
        <w:rPr>
          <w:lang w:val="es-ES"/>
        </w:rPr>
      </w:pPr>
      <w:r>
        <w:rPr>
          <w:lang w:val="es-ES"/>
        </w:rPr>
        <w:t>Ahora vamos a ver la cotización</w:t>
      </w:r>
      <w:r w:rsidR="005C1D2D">
        <w:rPr>
          <w:lang w:val="es-ES"/>
        </w:rPr>
        <w:t xml:space="preserve"> y la comparación de estas 3 regiones</w:t>
      </w:r>
      <w:r>
        <w:rPr>
          <w:lang w:val="es-ES"/>
        </w:rPr>
        <w:t xml:space="preserve">, con </w:t>
      </w:r>
      <w:r>
        <w:rPr>
          <w:b/>
          <w:lang w:val="es-ES"/>
        </w:rPr>
        <w:t>clase de almacenamiento Glacier</w:t>
      </w:r>
      <w:r>
        <w:rPr>
          <w:lang w:val="es-ES"/>
        </w:rPr>
        <w:t>, en condiciones similares</w:t>
      </w:r>
      <w:r w:rsidR="005C1D2D">
        <w:rPr>
          <w:lang w:val="es-ES"/>
        </w:rPr>
        <w:t>, comenzando por Ohio:</w:t>
      </w:r>
    </w:p>
    <w:p w:rsidR="005C1D2D" w:rsidRDefault="005C1D2D" w:rsidP="008D6EC0">
      <w:pPr>
        <w:rPr>
          <w:lang w:val="es-ES"/>
        </w:rPr>
      </w:pPr>
      <w:r>
        <w:rPr>
          <w:noProof/>
        </w:rPr>
        <w:drawing>
          <wp:inline distT="0" distB="0" distL="0" distR="0" wp14:anchorId="1F0F2817" wp14:editId="76155D1C">
            <wp:extent cx="5943600" cy="1972945"/>
            <wp:effectExtent l="0" t="0" r="0"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972945"/>
                    </a:xfrm>
                    <a:prstGeom prst="rect">
                      <a:avLst/>
                    </a:prstGeom>
                  </pic:spPr>
                </pic:pic>
              </a:graphicData>
            </a:graphic>
          </wp:inline>
        </w:drawing>
      </w:r>
    </w:p>
    <w:p w:rsidR="005C1D2D" w:rsidRDefault="008D6EC0" w:rsidP="008D6EC0">
      <w:pPr>
        <w:rPr>
          <w:lang w:val="es-ES"/>
        </w:rPr>
      </w:pPr>
      <w:r>
        <w:rPr>
          <w:lang w:val="es-ES"/>
        </w:rPr>
        <w:t>Primero elegimos 250 Gb por mes</w:t>
      </w:r>
      <w:r w:rsidR="005C1D2D">
        <w:rPr>
          <w:lang w:val="es-ES"/>
        </w:rPr>
        <w:t>, l</w:t>
      </w:r>
      <w:r w:rsidR="00906FB6">
        <w:rPr>
          <w:lang w:val="es-ES"/>
        </w:rPr>
        <w:t xml:space="preserve">uego debemos configurar el </w:t>
      </w:r>
      <w:r w:rsidR="00906FB6">
        <w:rPr>
          <w:b/>
          <w:lang w:val="es-ES"/>
        </w:rPr>
        <w:t>S3 Glacier Fle</w:t>
      </w:r>
      <w:r w:rsidR="007064D2">
        <w:rPr>
          <w:b/>
          <w:lang w:val="es-ES"/>
        </w:rPr>
        <w:t xml:space="preserve">xible </w:t>
      </w:r>
      <w:proofErr w:type="spellStart"/>
      <w:r w:rsidR="007064D2">
        <w:rPr>
          <w:b/>
          <w:lang w:val="es-ES"/>
        </w:rPr>
        <w:t>Retrieval</w:t>
      </w:r>
      <w:proofErr w:type="spellEnd"/>
      <w:r w:rsidR="007064D2">
        <w:rPr>
          <w:b/>
          <w:lang w:val="es-ES"/>
        </w:rPr>
        <w:t xml:space="preserve"> </w:t>
      </w:r>
      <w:proofErr w:type="spellStart"/>
      <w:r w:rsidR="007064D2">
        <w:rPr>
          <w:b/>
          <w:lang w:val="es-ES"/>
        </w:rPr>
        <w:t>Average</w:t>
      </w:r>
      <w:proofErr w:type="spellEnd"/>
      <w:r w:rsidR="007064D2">
        <w:rPr>
          <w:b/>
          <w:lang w:val="es-ES"/>
        </w:rPr>
        <w:t xml:space="preserve"> </w:t>
      </w:r>
      <w:proofErr w:type="spellStart"/>
      <w:r w:rsidR="007064D2">
        <w:rPr>
          <w:b/>
          <w:lang w:val="es-ES"/>
        </w:rPr>
        <w:t>Object</w:t>
      </w:r>
      <w:proofErr w:type="spellEnd"/>
      <w:r w:rsidR="007064D2">
        <w:rPr>
          <w:b/>
          <w:lang w:val="es-ES"/>
        </w:rPr>
        <w:t xml:space="preserve"> </w:t>
      </w:r>
      <w:proofErr w:type="spellStart"/>
      <w:r w:rsidR="007064D2">
        <w:rPr>
          <w:b/>
          <w:lang w:val="es-ES"/>
        </w:rPr>
        <w:t>Size</w:t>
      </w:r>
      <w:proofErr w:type="spellEnd"/>
      <w:r w:rsidR="007064D2">
        <w:rPr>
          <w:lang w:val="es-ES"/>
        </w:rPr>
        <w:t>, esto es el</w:t>
      </w:r>
      <w:r w:rsidR="007064D2" w:rsidRPr="007064D2">
        <w:rPr>
          <w:lang w:val="es-ES"/>
        </w:rPr>
        <w:t xml:space="preserve"> tamaño promedio de los objetos (archivos) </w:t>
      </w:r>
      <w:r w:rsidR="007064D2">
        <w:rPr>
          <w:lang w:val="es-ES"/>
        </w:rPr>
        <w:t>que se almacenan y se pueden</w:t>
      </w:r>
      <w:r w:rsidR="007064D2" w:rsidRPr="007064D2">
        <w:rPr>
          <w:lang w:val="es-ES"/>
        </w:rPr>
        <w:t xml:space="preserve"> recuperar desde este almacenamiento de archivo.</w:t>
      </w:r>
      <w:r w:rsidR="007064D2">
        <w:rPr>
          <w:lang w:val="es-ES"/>
        </w:rPr>
        <w:t xml:space="preserve"> </w:t>
      </w:r>
    </w:p>
    <w:p w:rsidR="008D6EC0" w:rsidRDefault="007064D2" w:rsidP="008D6EC0">
      <w:pPr>
        <w:rPr>
          <w:lang w:val="es-ES"/>
        </w:rPr>
      </w:pPr>
      <w:r>
        <w:rPr>
          <w:lang w:val="es-ES"/>
        </w:rPr>
        <w:t xml:space="preserve">Es algo muy estimativo, </w:t>
      </w:r>
      <w:r w:rsidR="005C1D2D">
        <w:rPr>
          <w:lang w:val="es-ES"/>
        </w:rPr>
        <w:t>así</w:t>
      </w:r>
      <w:r>
        <w:rPr>
          <w:lang w:val="es-ES"/>
        </w:rPr>
        <w:t xml:space="preserve"> </w:t>
      </w:r>
      <w:r w:rsidR="00180B5B">
        <w:rPr>
          <w:lang w:val="es-ES"/>
        </w:rPr>
        <w:t>que,</w:t>
      </w:r>
      <w:r>
        <w:rPr>
          <w:lang w:val="es-ES"/>
        </w:rPr>
        <w:t xml:space="preserve"> investigando, se considera poner 100 Mb de promedio de archivo:</w:t>
      </w:r>
    </w:p>
    <w:p w:rsidR="005C1D2D" w:rsidRDefault="005C1D2D" w:rsidP="008D6EC0">
      <w:pPr>
        <w:rPr>
          <w:lang w:val="es-ES"/>
        </w:rPr>
      </w:pPr>
      <w:r>
        <w:rPr>
          <w:noProof/>
        </w:rPr>
        <w:lastRenderedPageBreak/>
        <w:drawing>
          <wp:inline distT="0" distB="0" distL="0" distR="0" wp14:anchorId="0DD347F2" wp14:editId="07A7EB55">
            <wp:extent cx="5943600" cy="143129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31290"/>
                    </a:xfrm>
                    <a:prstGeom prst="rect">
                      <a:avLst/>
                    </a:prstGeom>
                  </pic:spPr>
                </pic:pic>
              </a:graphicData>
            </a:graphic>
          </wp:inline>
        </w:drawing>
      </w:r>
    </w:p>
    <w:p w:rsidR="00E82F78" w:rsidRPr="00E82F78" w:rsidRDefault="00E82F78" w:rsidP="00E82F78">
      <w:pPr>
        <w:spacing w:before="100" w:beforeAutospacing="1" w:after="100" w:afterAutospacing="1" w:line="240" w:lineRule="auto"/>
        <w:rPr>
          <w:lang w:val="es-ES"/>
        </w:rPr>
      </w:pPr>
      <w:r>
        <w:rPr>
          <w:lang w:val="es-ES"/>
        </w:rPr>
        <w:t>Luego configuramos cantidad de solicitudes “</w:t>
      </w:r>
      <w:r w:rsidRPr="00E82F78">
        <w:rPr>
          <w:lang w:val="es-ES"/>
        </w:rPr>
        <w:t>PUT, COPY, POST, LIST</w:t>
      </w:r>
      <w:r>
        <w:rPr>
          <w:lang w:val="es-ES"/>
        </w:rPr>
        <w:t xml:space="preserve">”, considerando que </w:t>
      </w:r>
      <w:r w:rsidRPr="00E82F78">
        <w:rPr>
          <w:lang w:val="es-ES"/>
        </w:rPr>
        <w:t>cargar todos los datos en un mes, serían aproximadamente 2500 solicitudes PUT/COPY (250 GB / 100 MB por objeto).</w:t>
      </w:r>
    </w:p>
    <w:p w:rsidR="00E82F78" w:rsidRPr="00E82F78" w:rsidRDefault="00E82F78" w:rsidP="00E82F78">
      <w:pPr>
        <w:spacing w:before="100" w:beforeAutospacing="1" w:after="100" w:afterAutospacing="1" w:line="240" w:lineRule="auto"/>
        <w:rPr>
          <w:lang w:val="es-ES"/>
        </w:rPr>
      </w:pPr>
      <w:r w:rsidRPr="00E82F78">
        <w:rPr>
          <w:lang w:val="es-ES"/>
        </w:rPr>
        <w:t xml:space="preserve">Para LIST </w:t>
      </w:r>
      <w:proofErr w:type="spellStart"/>
      <w:r w:rsidRPr="00E82F78">
        <w:rPr>
          <w:lang w:val="es-ES"/>
        </w:rPr>
        <w:t>requests</w:t>
      </w:r>
      <w:proofErr w:type="spellEnd"/>
      <w:r w:rsidRPr="00E82F78">
        <w:rPr>
          <w:lang w:val="es-ES"/>
        </w:rPr>
        <w:t xml:space="preserve">, consideramos 500 LIST mensuales, por lo que configuramos un total de </w:t>
      </w:r>
      <w:r w:rsidRPr="00407F1B">
        <w:rPr>
          <w:b/>
          <w:lang w:val="es-ES"/>
        </w:rPr>
        <w:t>3000</w:t>
      </w:r>
      <w:r>
        <w:rPr>
          <w:lang w:val="es-ES"/>
        </w:rPr>
        <w:t>.</w:t>
      </w:r>
    </w:p>
    <w:p w:rsidR="00180B5B" w:rsidRDefault="00E82F78" w:rsidP="00E82F78">
      <w:pPr>
        <w:rPr>
          <w:lang w:val="es-ES"/>
        </w:rPr>
      </w:pPr>
      <w:r w:rsidRPr="00E82F78">
        <w:rPr>
          <w:lang w:val="es-ES"/>
        </w:rPr>
        <w:t>“</w:t>
      </w:r>
      <w:proofErr w:type="spellStart"/>
      <w:r w:rsidRPr="00E82F78">
        <w:rPr>
          <w:lang w:val="es-ES"/>
        </w:rPr>
        <w:t>Lifecycle</w:t>
      </w:r>
      <w:proofErr w:type="spellEnd"/>
      <w:r w:rsidRPr="00E82F78">
        <w:rPr>
          <w:lang w:val="es-ES"/>
        </w:rPr>
        <w:t xml:space="preserve"> </w:t>
      </w:r>
      <w:proofErr w:type="spellStart"/>
      <w:r w:rsidRPr="00E82F78">
        <w:rPr>
          <w:lang w:val="es-ES"/>
        </w:rPr>
        <w:t>Transitions</w:t>
      </w:r>
      <w:proofErr w:type="spellEnd"/>
      <w:r w:rsidRPr="00E82F78">
        <w:rPr>
          <w:lang w:val="es-ES"/>
        </w:rPr>
        <w:t xml:space="preserve"> </w:t>
      </w:r>
      <w:proofErr w:type="spellStart"/>
      <w:r w:rsidRPr="00E82F78">
        <w:rPr>
          <w:lang w:val="es-ES"/>
        </w:rPr>
        <w:t>into</w:t>
      </w:r>
      <w:proofErr w:type="spellEnd"/>
      <w:r w:rsidRPr="00E82F78">
        <w:rPr>
          <w:lang w:val="es-ES"/>
        </w:rPr>
        <w:t xml:space="preserve"> S3 Glacier”</w:t>
      </w:r>
      <w:r>
        <w:rPr>
          <w:lang w:val="es-ES"/>
        </w:rPr>
        <w:t>, e</w:t>
      </w:r>
      <w:r w:rsidRPr="00E82F78">
        <w:rPr>
          <w:lang w:val="es-ES"/>
        </w:rPr>
        <w:t>sto se refiere al costo de mover datos de S3 Standard u otras clases de almacenamiento a Glacier.</w:t>
      </w:r>
      <w:r w:rsidR="00407F1B">
        <w:rPr>
          <w:lang w:val="es-ES"/>
        </w:rPr>
        <w:t xml:space="preserve"> C</w:t>
      </w:r>
      <w:r w:rsidRPr="00E82F78">
        <w:rPr>
          <w:lang w:val="es-ES"/>
        </w:rPr>
        <w:t xml:space="preserve">olocamos 250, </w:t>
      </w:r>
      <w:r>
        <w:rPr>
          <w:lang w:val="es-ES"/>
        </w:rPr>
        <w:t>si</w:t>
      </w:r>
      <w:r w:rsidRPr="00E82F78">
        <w:rPr>
          <w:lang w:val="es-ES"/>
        </w:rPr>
        <w:t xml:space="preserve"> </w:t>
      </w:r>
      <w:r>
        <w:rPr>
          <w:lang w:val="es-ES"/>
        </w:rPr>
        <w:t>moviésemos</w:t>
      </w:r>
      <w:r w:rsidRPr="00E82F78">
        <w:rPr>
          <w:lang w:val="es-ES"/>
        </w:rPr>
        <w:t xml:space="preserve"> todos los </w:t>
      </w:r>
      <w:r w:rsidRPr="00E82F78">
        <w:rPr>
          <w:b/>
          <w:bCs/>
          <w:lang w:val="es-ES"/>
        </w:rPr>
        <w:t>250 GB</w:t>
      </w:r>
      <w:r w:rsidRPr="00E82F78">
        <w:rPr>
          <w:lang w:val="es-ES"/>
        </w:rPr>
        <w:t xml:space="preserve"> a Glacier</w:t>
      </w:r>
      <w:r w:rsidR="00407F1B">
        <w:rPr>
          <w:lang w:val="es-ES"/>
        </w:rPr>
        <w:t>.</w:t>
      </w:r>
    </w:p>
    <w:p w:rsidR="00407F1B" w:rsidRDefault="00407F1B" w:rsidP="00407F1B">
      <w:pPr>
        <w:rPr>
          <w:lang w:val="es-ES"/>
        </w:rPr>
      </w:pPr>
      <w:r>
        <w:rPr>
          <w:lang w:val="es-ES"/>
        </w:rPr>
        <w:t>Luego hay que configurar las “</w:t>
      </w:r>
      <w:proofErr w:type="spellStart"/>
      <w:r>
        <w:rPr>
          <w:lang w:val="es-ES"/>
        </w:rPr>
        <w:t>Restore</w:t>
      </w:r>
      <w:proofErr w:type="spellEnd"/>
      <w:r>
        <w:rPr>
          <w:lang w:val="es-ES"/>
        </w:rPr>
        <w:t xml:space="preserve"> </w:t>
      </w:r>
      <w:proofErr w:type="spellStart"/>
      <w:r>
        <w:rPr>
          <w:lang w:val="es-ES"/>
        </w:rPr>
        <w:t>Request</w:t>
      </w:r>
      <w:proofErr w:type="spellEnd"/>
      <w:r>
        <w:rPr>
          <w:lang w:val="es-ES"/>
        </w:rPr>
        <w:t xml:space="preserve">”, son las solicitudes de restauración, en 3 modalidades, Standard, </w:t>
      </w:r>
      <w:proofErr w:type="spellStart"/>
      <w:r>
        <w:rPr>
          <w:lang w:val="es-ES"/>
        </w:rPr>
        <w:t>Expedited</w:t>
      </w:r>
      <w:proofErr w:type="spellEnd"/>
      <w:r>
        <w:rPr>
          <w:lang w:val="es-ES"/>
        </w:rPr>
        <w:t xml:space="preserve"> y </w:t>
      </w:r>
      <w:proofErr w:type="spellStart"/>
      <w:r>
        <w:rPr>
          <w:lang w:val="es-ES"/>
        </w:rPr>
        <w:t>Bulk</w:t>
      </w:r>
      <w:proofErr w:type="spellEnd"/>
      <w:r>
        <w:rPr>
          <w:lang w:val="es-ES"/>
        </w:rPr>
        <w:t>:</w:t>
      </w:r>
    </w:p>
    <w:p w:rsidR="00407F1B" w:rsidRDefault="00407F1B" w:rsidP="00407F1B">
      <w:pPr>
        <w:rPr>
          <w:lang w:val="es-ES"/>
        </w:rPr>
      </w:pPr>
      <w:r>
        <w:rPr>
          <w:lang w:val="es-ES"/>
        </w:rPr>
        <w:t xml:space="preserve">- </w:t>
      </w:r>
      <w:r w:rsidRPr="00407F1B">
        <w:rPr>
          <w:lang w:val="es-ES"/>
        </w:rPr>
        <w:t>Standard son las opciones de recuperación más común</w:t>
      </w:r>
      <w:r>
        <w:rPr>
          <w:lang w:val="es-ES"/>
        </w:rPr>
        <w:t xml:space="preserve"> en Glacier, se pueden estimar unas </w:t>
      </w:r>
      <w:r w:rsidRPr="00407F1B">
        <w:rPr>
          <w:b/>
          <w:lang w:val="es-ES"/>
        </w:rPr>
        <w:t>50</w:t>
      </w:r>
      <w:r>
        <w:rPr>
          <w:lang w:val="es-ES"/>
        </w:rPr>
        <w:t xml:space="preserve"> solicitudes al mes para estar cubiertos en la recuperación de archivos.</w:t>
      </w:r>
    </w:p>
    <w:p w:rsidR="00407F1B" w:rsidRDefault="00407F1B" w:rsidP="00407F1B">
      <w:pPr>
        <w:rPr>
          <w:lang w:val="es-ES"/>
        </w:rPr>
      </w:pPr>
      <w:r>
        <w:rPr>
          <w:lang w:val="es-ES"/>
        </w:rPr>
        <w:t xml:space="preserve">- </w:t>
      </w:r>
      <w:proofErr w:type="spellStart"/>
      <w:r>
        <w:rPr>
          <w:lang w:val="es-ES"/>
        </w:rPr>
        <w:t>Expedited</w:t>
      </w:r>
      <w:proofErr w:type="spellEnd"/>
      <w:r>
        <w:rPr>
          <w:lang w:val="es-ES"/>
        </w:rPr>
        <w:t xml:space="preserve">, es para obtener los archivos en pocos minutos, como es algo poco probable, con </w:t>
      </w:r>
      <w:r w:rsidRPr="00407F1B">
        <w:rPr>
          <w:b/>
          <w:lang w:val="es-ES"/>
        </w:rPr>
        <w:t>5</w:t>
      </w:r>
      <w:r>
        <w:rPr>
          <w:lang w:val="es-ES"/>
        </w:rPr>
        <w:t xml:space="preserve"> solicitudes se estaría cubierto, esto obviamente que dependiendo de cada necesidad.</w:t>
      </w:r>
    </w:p>
    <w:p w:rsidR="00407F1B" w:rsidRDefault="00407F1B" w:rsidP="00407F1B">
      <w:pPr>
        <w:rPr>
          <w:lang w:val="es-ES"/>
        </w:rPr>
      </w:pPr>
      <w:r>
        <w:rPr>
          <w:lang w:val="es-ES"/>
        </w:rPr>
        <w:t xml:space="preserve">- La opción </w:t>
      </w:r>
      <w:proofErr w:type="spellStart"/>
      <w:r>
        <w:rPr>
          <w:lang w:val="es-ES"/>
        </w:rPr>
        <w:t>Bulk</w:t>
      </w:r>
      <w:proofErr w:type="spellEnd"/>
      <w:r>
        <w:rPr>
          <w:lang w:val="es-ES"/>
        </w:rPr>
        <w:t xml:space="preserve">, es las menos costosa y tiene una tardanza de recuperación entre 5 a 12 horas. También se ponen </w:t>
      </w:r>
      <w:r w:rsidRPr="00407F1B">
        <w:rPr>
          <w:b/>
          <w:lang w:val="es-ES"/>
        </w:rPr>
        <w:t>5</w:t>
      </w:r>
      <w:r>
        <w:rPr>
          <w:lang w:val="es-ES"/>
        </w:rPr>
        <w:t xml:space="preserve"> </w:t>
      </w:r>
      <w:proofErr w:type="spellStart"/>
      <w:r>
        <w:rPr>
          <w:lang w:val="es-ES"/>
        </w:rPr>
        <w:t>request</w:t>
      </w:r>
      <w:proofErr w:type="spellEnd"/>
      <w:r>
        <w:rPr>
          <w:lang w:val="es-ES"/>
        </w:rPr>
        <w:t xml:space="preserve"> como opción.</w:t>
      </w:r>
    </w:p>
    <w:p w:rsidR="00407F1B" w:rsidRDefault="00CD1A58" w:rsidP="00407F1B">
      <w:pPr>
        <w:rPr>
          <w:lang w:val="es-ES"/>
        </w:rPr>
      </w:pPr>
      <w:r>
        <w:rPr>
          <w:noProof/>
        </w:rPr>
        <w:drawing>
          <wp:inline distT="0" distB="0" distL="0" distR="0" wp14:anchorId="660A172F" wp14:editId="05BCF318">
            <wp:extent cx="5943600" cy="25908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590800"/>
                    </a:xfrm>
                    <a:prstGeom prst="rect">
                      <a:avLst/>
                    </a:prstGeom>
                  </pic:spPr>
                </pic:pic>
              </a:graphicData>
            </a:graphic>
          </wp:inline>
        </w:drawing>
      </w:r>
    </w:p>
    <w:p w:rsidR="00CD1A58" w:rsidRDefault="00CD1A58" w:rsidP="00CD1A58">
      <w:pPr>
        <w:spacing w:before="100" w:beforeAutospacing="1" w:after="100" w:afterAutospacing="1" w:line="240" w:lineRule="auto"/>
        <w:outlineLvl w:val="2"/>
        <w:rPr>
          <w:lang w:val="es-ES"/>
        </w:rPr>
      </w:pPr>
      <w:r>
        <w:rPr>
          <w:lang w:val="es-ES"/>
        </w:rPr>
        <w:t xml:space="preserve">Luego vienen las opciones “Data </w:t>
      </w:r>
      <w:proofErr w:type="spellStart"/>
      <w:r>
        <w:rPr>
          <w:lang w:val="es-ES"/>
        </w:rPr>
        <w:t>Retrievals</w:t>
      </w:r>
      <w:proofErr w:type="spellEnd"/>
      <w:r>
        <w:rPr>
          <w:lang w:val="es-ES"/>
        </w:rPr>
        <w:t>”, que también tienen las mismas 3 modalidades.</w:t>
      </w:r>
    </w:p>
    <w:p w:rsidR="00CD1A58" w:rsidRPr="00CD1A58" w:rsidRDefault="00CD1A58" w:rsidP="00CD1A58">
      <w:pPr>
        <w:pStyle w:val="Prrafodelista"/>
        <w:numPr>
          <w:ilvl w:val="0"/>
          <w:numId w:val="7"/>
        </w:numPr>
        <w:spacing w:before="100" w:beforeAutospacing="1" w:after="100" w:afterAutospacing="1" w:line="240" w:lineRule="auto"/>
        <w:rPr>
          <w:lang w:val="es-ES"/>
        </w:rPr>
      </w:pPr>
      <w:r w:rsidRPr="00CD1A58">
        <w:rPr>
          <w:lang w:val="es-ES"/>
        </w:rPr>
        <w:lastRenderedPageBreak/>
        <w:t xml:space="preserve">Data </w:t>
      </w:r>
      <w:proofErr w:type="spellStart"/>
      <w:r w:rsidRPr="00CD1A58">
        <w:rPr>
          <w:lang w:val="es-ES"/>
        </w:rPr>
        <w:t>Retrievals</w:t>
      </w:r>
      <w:proofErr w:type="spellEnd"/>
      <w:r w:rsidRPr="00CD1A58">
        <w:rPr>
          <w:lang w:val="es-ES"/>
        </w:rPr>
        <w:t xml:space="preserve"> - Standard: </w:t>
      </w:r>
      <w:r>
        <w:rPr>
          <w:lang w:val="es-ES"/>
        </w:rPr>
        <w:t>Para datos que se recuperan</w:t>
      </w:r>
      <w:r w:rsidRPr="00CD1A58">
        <w:rPr>
          <w:lang w:val="es-ES"/>
        </w:rPr>
        <w:t xml:space="preserve"> </w:t>
      </w:r>
      <w:r>
        <w:rPr>
          <w:lang w:val="es-ES"/>
        </w:rPr>
        <w:t xml:space="preserve">con la opción </w:t>
      </w:r>
      <w:r w:rsidR="005C7F48">
        <w:rPr>
          <w:lang w:val="es-ES"/>
        </w:rPr>
        <w:t xml:space="preserve">Estándar, </w:t>
      </w:r>
      <w:r w:rsidRPr="005C7F48">
        <w:rPr>
          <w:b/>
          <w:lang w:val="es-ES"/>
        </w:rPr>
        <w:t>50</w:t>
      </w:r>
      <w:r w:rsidRPr="00CD1A58">
        <w:rPr>
          <w:lang w:val="es-ES"/>
        </w:rPr>
        <w:t xml:space="preserve"> GB </w:t>
      </w:r>
      <w:r w:rsidR="005C7F48">
        <w:rPr>
          <w:lang w:val="es-ES"/>
        </w:rPr>
        <w:t>al mes ingresaremos.</w:t>
      </w:r>
    </w:p>
    <w:p w:rsidR="00CD1A58" w:rsidRPr="00CD1A58" w:rsidRDefault="00CD1A58" w:rsidP="005C7F48">
      <w:pPr>
        <w:numPr>
          <w:ilvl w:val="0"/>
          <w:numId w:val="7"/>
        </w:numPr>
        <w:spacing w:before="100" w:beforeAutospacing="1" w:after="100" w:afterAutospacing="1" w:line="240" w:lineRule="auto"/>
        <w:rPr>
          <w:lang w:val="es-ES"/>
        </w:rPr>
      </w:pPr>
      <w:r w:rsidRPr="00CD1A58">
        <w:rPr>
          <w:lang w:val="es-ES"/>
        </w:rPr>
        <w:t xml:space="preserve">Data </w:t>
      </w:r>
      <w:proofErr w:type="spellStart"/>
      <w:r w:rsidRPr="00CD1A58">
        <w:rPr>
          <w:lang w:val="es-ES"/>
        </w:rPr>
        <w:t>Retrievals</w:t>
      </w:r>
      <w:proofErr w:type="spellEnd"/>
      <w:r w:rsidRPr="00CD1A58">
        <w:rPr>
          <w:lang w:val="es-ES"/>
        </w:rPr>
        <w:t xml:space="preserve"> - </w:t>
      </w:r>
      <w:proofErr w:type="spellStart"/>
      <w:r w:rsidRPr="00CD1A58">
        <w:rPr>
          <w:lang w:val="es-ES"/>
        </w:rPr>
        <w:t>Expedited</w:t>
      </w:r>
      <w:proofErr w:type="spellEnd"/>
      <w:r w:rsidRPr="00CD1A58">
        <w:rPr>
          <w:lang w:val="es-ES"/>
        </w:rPr>
        <w:t xml:space="preserve">: </w:t>
      </w:r>
      <w:r w:rsidR="005C7F48">
        <w:rPr>
          <w:lang w:val="es-ES"/>
        </w:rPr>
        <w:t>P</w:t>
      </w:r>
      <w:r w:rsidRPr="00CD1A58">
        <w:rPr>
          <w:lang w:val="es-ES"/>
        </w:rPr>
        <w:t xml:space="preserve">ara datos que </w:t>
      </w:r>
      <w:r w:rsidR="005C7F48">
        <w:rPr>
          <w:lang w:val="es-ES"/>
        </w:rPr>
        <w:t xml:space="preserve">se </w:t>
      </w:r>
      <w:r w:rsidRPr="00CD1A58">
        <w:rPr>
          <w:lang w:val="es-ES"/>
        </w:rPr>
        <w:t>necesita</w:t>
      </w:r>
      <w:r w:rsidR="005C7F48">
        <w:rPr>
          <w:lang w:val="es-ES"/>
        </w:rPr>
        <w:t xml:space="preserve"> obtener </w:t>
      </w:r>
      <w:r w:rsidRPr="00CD1A58">
        <w:rPr>
          <w:lang w:val="es-ES"/>
        </w:rPr>
        <w:t xml:space="preserve">rápidamente. </w:t>
      </w:r>
      <w:r w:rsidR="005C7F48">
        <w:rPr>
          <w:lang w:val="es-ES"/>
        </w:rPr>
        <w:t xml:space="preserve">Con </w:t>
      </w:r>
      <w:r w:rsidR="005C7F48" w:rsidRPr="005C7F48">
        <w:rPr>
          <w:b/>
          <w:lang w:val="es-ES"/>
        </w:rPr>
        <w:t>20</w:t>
      </w:r>
      <w:r w:rsidR="005C7F48">
        <w:rPr>
          <w:lang w:val="es-ES"/>
        </w:rPr>
        <w:t xml:space="preserve"> Gb estaríamos cubiertos.</w:t>
      </w:r>
    </w:p>
    <w:p w:rsidR="00CD1A58" w:rsidRDefault="00CD1A58" w:rsidP="00CD1A58">
      <w:pPr>
        <w:numPr>
          <w:ilvl w:val="0"/>
          <w:numId w:val="7"/>
        </w:numPr>
        <w:spacing w:before="100" w:beforeAutospacing="1" w:after="100" w:afterAutospacing="1" w:line="240" w:lineRule="auto"/>
        <w:rPr>
          <w:lang w:val="es-ES"/>
        </w:rPr>
      </w:pPr>
      <w:r w:rsidRPr="00CD1A58">
        <w:rPr>
          <w:lang w:val="es-ES"/>
        </w:rPr>
        <w:t xml:space="preserve">Data </w:t>
      </w:r>
      <w:proofErr w:type="spellStart"/>
      <w:r w:rsidRPr="00CD1A58">
        <w:rPr>
          <w:lang w:val="es-ES"/>
        </w:rPr>
        <w:t>Retrievals</w:t>
      </w:r>
      <w:proofErr w:type="spellEnd"/>
      <w:r w:rsidRPr="00CD1A58">
        <w:rPr>
          <w:lang w:val="es-ES"/>
        </w:rPr>
        <w:t xml:space="preserve"> - </w:t>
      </w:r>
      <w:proofErr w:type="spellStart"/>
      <w:r w:rsidRPr="00CD1A58">
        <w:rPr>
          <w:lang w:val="es-ES"/>
        </w:rPr>
        <w:t>Bulk</w:t>
      </w:r>
      <w:proofErr w:type="spellEnd"/>
      <w:r w:rsidRPr="00CD1A58">
        <w:rPr>
          <w:lang w:val="es-ES"/>
        </w:rPr>
        <w:t xml:space="preserve">: </w:t>
      </w:r>
      <w:r w:rsidR="005C7F48">
        <w:rPr>
          <w:lang w:val="es-ES"/>
        </w:rPr>
        <w:t>Es pa</w:t>
      </w:r>
      <w:r w:rsidRPr="00CD1A58">
        <w:rPr>
          <w:lang w:val="es-ES"/>
        </w:rPr>
        <w:t xml:space="preserve">ra restauraciones grandes y económicas, </w:t>
      </w:r>
      <w:r w:rsidR="005C7F48">
        <w:rPr>
          <w:lang w:val="es-ES"/>
        </w:rPr>
        <w:t xml:space="preserve">con </w:t>
      </w:r>
      <w:r w:rsidR="005C7F48" w:rsidRPr="005C7F48">
        <w:rPr>
          <w:b/>
          <w:lang w:val="es-ES"/>
        </w:rPr>
        <w:t>250</w:t>
      </w:r>
      <w:r w:rsidR="005C7F48">
        <w:rPr>
          <w:lang w:val="es-ES"/>
        </w:rPr>
        <w:t xml:space="preserve"> Gb estaríamos cubiertos.</w:t>
      </w:r>
    </w:p>
    <w:p w:rsidR="005C7F48" w:rsidRDefault="005C7F48" w:rsidP="005C7F48">
      <w:pPr>
        <w:spacing w:before="100" w:beforeAutospacing="1" w:after="100" w:afterAutospacing="1" w:line="240" w:lineRule="auto"/>
        <w:rPr>
          <w:lang w:val="es-ES"/>
        </w:rPr>
      </w:pPr>
      <w:r>
        <w:rPr>
          <w:noProof/>
        </w:rPr>
        <w:drawing>
          <wp:inline distT="0" distB="0" distL="0" distR="0" wp14:anchorId="4AA35AA8" wp14:editId="6C4816F8">
            <wp:extent cx="5943600" cy="211772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117725"/>
                    </a:xfrm>
                    <a:prstGeom prst="rect">
                      <a:avLst/>
                    </a:prstGeom>
                  </pic:spPr>
                </pic:pic>
              </a:graphicData>
            </a:graphic>
          </wp:inline>
        </w:drawing>
      </w:r>
    </w:p>
    <w:p w:rsidR="005C7F48" w:rsidRDefault="005C7F48" w:rsidP="005C7F48">
      <w:pPr>
        <w:spacing w:before="100" w:beforeAutospacing="1" w:after="100" w:afterAutospacing="1" w:line="240" w:lineRule="auto"/>
        <w:rPr>
          <w:lang w:val="es-ES"/>
        </w:rPr>
      </w:pPr>
      <w:r>
        <w:rPr>
          <w:lang w:val="es-ES"/>
        </w:rPr>
        <w:t>Los cálculos de lo estimado: 2.15 U$D:</w:t>
      </w:r>
    </w:p>
    <w:p w:rsidR="005C7F48" w:rsidRDefault="005C7F48" w:rsidP="005C7F48">
      <w:pPr>
        <w:spacing w:before="100" w:beforeAutospacing="1" w:after="100" w:afterAutospacing="1" w:line="240" w:lineRule="auto"/>
        <w:rPr>
          <w:lang w:val="es-ES"/>
        </w:rPr>
      </w:pPr>
      <w:r>
        <w:rPr>
          <w:noProof/>
        </w:rPr>
        <w:drawing>
          <wp:inline distT="0" distB="0" distL="0" distR="0" wp14:anchorId="35A441F6" wp14:editId="57809ABC">
            <wp:extent cx="5943600" cy="3330575"/>
            <wp:effectExtent l="0" t="0" r="0" b="31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30575"/>
                    </a:xfrm>
                    <a:prstGeom prst="rect">
                      <a:avLst/>
                    </a:prstGeom>
                  </pic:spPr>
                </pic:pic>
              </a:graphicData>
            </a:graphic>
          </wp:inline>
        </w:drawing>
      </w:r>
    </w:p>
    <w:p w:rsidR="005C7F48" w:rsidRDefault="005C7F48" w:rsidP="005C7F48">
      <w:pPr>
        <w:spacing w:before="100" w:beforeAutospacing="1" w:after="100" w:afterAutospacing="1" w:line="240" w:lineRule="auto"/>
        <w:rPr>
          <w:lang w:val="es-ES"/>
        </w:rPr>
      </w:pPr>
      <w:r>
        <w:rPr>
          <w:lang w:val="es-ES"/>
        </w:rPr>
        <w:t xml:space="preserve">2.15 U$D a lo que hay que sumar el “Data Transfer”, para estimar los datos que se esperan transferir hacia y desde Glacier cada mes. </w:t>
      </w:r>
    </w:p>
    <w:p w:rsidR="005C7F48" w:rsidRDefault="005C7F48" w:rsidP="005C7F48">
      <w:pPr>
        <w:spacing w:before="100" w:beforeAutospacing="1" w:after="100" w:afterAutospacing="1" w:line="240" w:lineRule="auto"/>
        <w:rPr>
          <w:lang w:val="es-ES"/>
        </w:rPr>
      </w:pPr>
      <w:r w:rsidRPr="005C7F48">
        <w:rPr>
          <w:lang w:val="es-ES"/>
        </w:rPr>
        <w:t>Data Transfer “</w:t>
      </w:r>
      <w:proofErr w:type="spellStart"/>
      <w:r w:rsidRPr="005C7F48">
        <w:rPr>
          <w:lang w:val="es-ES"/>
        </w:rPr>
        <w:t>Inbound</w:t>
      </w:r>
      <w:proofErr w:type="spellEnd"/>
      <w:r w:rsidRPr="005C7F48">
        <w:rPr>
          <w:lang w:val="es-ES"/>
        </w:rPr>
        <w:t>” es gratuita, por</w:t>
      </w:r>
      <w:r>
        <w:rPr>
          <w:lang w:val="es-ES"/>
        </w:rPr>
        <w:t xml:space="preserve"> lo que ponemos 0 en la opción. </w:t>
      </w:r>
    </w:p>
    <w:p w:rsidR="005C7F48" w:rsidRDefault="005C7F48" w:rsidP="005C7F48">
      <w:pPr>
        <w:spacing w:before="100" w:beforeAutospacing="1" w:after="100" w:afterAutospacing="1" w:line="240" w:lineRule="auto"/>
        <w:rPr>
          <w:lang w:val="es-ES"/>
        </w:rPr>
      </w:pPr>
      <w:r>
        <w:rPr>
          <w:lang w:val="es-ES"/>
        </w:rPr>
        <w:lastRenderedPageBreak/>
        <w:t>La opción “</w:t>
      </w:r>
      <w:proofErr w:type="spellStart"/>
      <w:r>
        <w:rPr>
          <w:lang w:val="es-ES"/>
        </w:rPr>
        <w:t>Outbound</w:t>
      </w:r>
      <w:proofErr w:type="spellEnd"/>
      <w:r>
        <w:rPr>
          <w:lang w:val="es-ES"/>
        </w:rPr>
        <w:t xml:space="preserve">”, se puede poner </w:t>
      </w:r>
      <w:r w:rsidR="00BC1E7E">
        <w:rPr>
          <w:lang w:val="es-ES"/>
        </w:rPr>
        <w:t>50 Gb</w:t>
      </w:r>
      <w:r>
        <w:rPr>
          <w:lang w:val="es-ES"/>
        </w:rPr>
        <w:t xml:space="preserve"> que sería 1/5 del </w:t>
      </w:r>
      <w:proofErr w:type="spellStart"/>
      <w:r>
        <w:rPr>
          <w:lang w:val="es-ES"/>
        </w:rPr>
        <w:t>storage</w:t>
      </w:r>
      <w:proofErr w:type="spellEnd"/>
      <w:r w:rsidR="00BC1E7E">
        <w:rPr>
          <w:lang w:val="es-ES"/>
        </w:rPr>
        <w:t>, con eso se estaría cubierto.</w:t>
      </w:r>
    </w:p>
    <w:p w:rsidR="00BC1E7E" w:rsidRDefault="00BC1E7E" w:rsidP="005C7F48">
      <w:pPr>
        <w:spacing w:before="100" w:beforeAutospacing="1" w:after="100" w:afterAutospacing="1" w:line="240" w:lineRule="auto"/>
        <w:rPr>
          <w:lang w:val="es-ES"/>
        </w:rPr>
      </w:pPr>
      <w:r>
        <w:rPr>
          <w:noProof/>
        </w:rPr>
        <w:drawing>
          <wp:inline distT="0" distB="0" distL="0" distR="0" wp14:anchorId="08EEACE6" wp14:editId="0741779A">
            <wp:extent cx="3438144" cy="2575771"/>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46689" cy="2582173"/>
                    </a:xfrm>
                    <a:prstGeom prst="rect">
                      <a:avLst/>
                    </a:prstGeom>
                  </pic:spPr>
                </pic:pic>
              </a:graphicData>
            </a:graphic>
          </wp:inline>
        </w:drawing>
      </w:r>
    </w:p>
    <w:p w:rsidR="00BC1E7E" w:rsidRDefault="00BC1E7E" w:rsidP="005C7F48">
      <w:pPr>
        <w:spacing w:before="100" w:beforeAutospacing="1" w:after="100" w:afterAutospacing="1" w:line="240" w:lineRule="auto"/>
        <w:rPr>
          <w:lang w:val="es-ES"/>
        </w:rPr>
      </w:pPr>
      <w:r>
        <w:rPr>
          <w:lang w:val="es-ES"/>
        </w:rPr>
        <w:t xml:space="preserve">Por lo que para clase de almacenamiento Glacier, en US East (Ohio), 2.15 U$D + 4.5 U$D, nos da un total de </w:t>
      </w:r>
      <w:r w:rsidRPr="00BC1E7E">
        <w:rPr>
          <w:b/>
          <w:lang w:val="es-ES"/>
        </w:rPr>
        <w:t>6.65 U$D</w:t>
      </w:r>
    </w:p>
    <w:p w:rsidR="00BC1E7E" w:rsidRDefault="00BC1E7E" w:rsidP="005C7F48">
      <w:pPr>
        <w:spacing w:before="100" w:beforeAutospacing="1" w:after="100" w:afterAutospacing="1" w:line="240" w:lineRule="auto"/>
        <w:rPr>
          <w:lang w:val="es-ES"/>
        </w:rPr>
      </w:pPr>
      <w:r>
        <w:rPr>
          <w:noProof/>
        </w:rPr>
        <w:drawing>
          <wp:inline distT="0" distB="0" distL="0" distR="0" wp14:anchorId="116102F5" wp14:editId="5E3797BA">
            <wp:extent cx="3819525" cy="112395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19525" cy="1123950"/>
                    </a:xfrm>
                    <a:prstGeom prst="rect">
                      <a:avLst/>
                    </a:prstGeom>
                  </pic:spPr>
                </pic:pic>
              </a:graphicData>
            </a:graphic>
          </wp:inline>
        </w:drawing>
      </w:r>
    </w:p>
    <w:p w:rsidR="00BC1E7E" w:rsidRDefault="00BC1E7E" w:rsidP="005C7F48">
      <w:pPr>
        <w:spacing w:before="100" w:beforeAutospacing="1" w:after="100" w:afterAutospacing="1" w:line="240" w:lineRule="auto"/>
        <w:rPr>
          <w:lang w:val="es-ES"/>
        </w:rPr>
      </w:pPr>
      <w:r>
        <w:rPr>
          <w:b/>
          <w:lang w:val="es-ES"/>
        </w:rPr>
        <w:t xml:space="preserve">Para comparar con otras regiones, </w:t>
      </w:r>
      <w:r>
        <w:rPr>
          <w:lang w:val="es-ES"/>
        </w:rPr>
        <w:t>cambiamos</w:t>
      </w:r>
      <w:r w:rsidR="006352A6">
        <w:rPr>
          <w:lang w:val="es-ES"/>
        </w:rPr>
        <w:t xml:space="preserve"> la región, volvemos a comparar con Sao Paulo y vemos como se realiza el cálculo:</w:t>
      </w:r>
    </w:p>
    <w:p w:rsidR="006352A6" w:rsidRDefault="006352A6" w:rsidP="005C7F48">
      <w:pPr>
        <w:spacing w:before="100" w:beforeAutospacing="1" w:after="100" w:afterAutospacing="1" w:line="240" w:lineRule="auto"/>
        <w:rPr>
          <w:lang w:val="es-ES"/>
        </w:rPr>
      </w:pPr>
      <w:r>
        <w:rPr>
          <w:noProof/>
        </w:rPr>
        <w:drawing>
          <wp:inline distT="0" distB="0" distL="0" distR="0" wp14:anchorId="01363C43" wp14:editId="142D0ACD">
            <wp:extent cx="3829050" cy="11239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29050" cy="1123950"/>
                    </a:xfrm>
                    <a:prstGeom prst="rect">
                      <a:avLst/>
                    </a:prstGeom>
                  </pic:spPr>
                </pic:pic>
              </a:graphicData>
            </a:graphic>
          </wp:inline>
        </w:drawing>
      </w:r>
    </w:p>
    <w:p w:rsidR="006352A6" w:rsidRDefault="006352A6" w:rsidP="005C7F48">
      <w:pPr>
        <w:spacing w:before="100" w:beforeAutospacing="1" w:after="100" w:afterAutospacing="1" w:line="240" w:lineRule="auto"/>
        <w:rPr>
          <w:b/>
          <w:lang w:val="es-ES"/>
        </w:rPr>
      </w:pPr>
      <w:r>
        <w:rPr>
          <w:lang w:val="es-ES"/>
        </w:rPr>
        <w:t xml:space="preserve">La cotización en Sao Paulo, da: </w:t>
      </w:r>
      <w:r>
        <w:rPr>
          <w:b/>
          <w:lang w:val="es-ES"/>
        </w:rPr>
        <w:t>11.16 U$D</w:t>
      </w:r>
    </w:p>
    <w:p w:rsidR="006352A6" w:rsidRDefault="006352A6" w:rsidP="005C7F48">
      <w:pPr>
        <w:spacing w:before="100" w:beforeAutospacing="1" w:after="100" w:afterAutospacing="1" w:line="240" w:lineRule="auto"/>
        <w:rPr>
          <w:lang w:val="es-ES"/>
        </w:rPr>
      </w:pPr>
      <w:proofErr w:type="spellStart"/>
      <w:r>
        <w:rPr>
          <w:b/>
          <w:lang w:val="es-ES"/>
        </w:rPr>
        <w:t>Coparamos</w:t>
      </w:r>
      <w:proofErr w:type="spellEnd"/>
      <w:r>
        <w:rPr>
          <w:b/>
          <w:lang w:val="es-ES"/>
        </w:rPr>
        <w:t xml:space="preserve"> </w:t>
      </w:r>
      <w:r>
        <w:rPr>
          <w:lang w:val="es-ES"/>
        </w:rPr>
        <w:t>ahora con US West (</w:t>
      </w:r>
      <w:proofErr w:type="spellStart"/>
      <w:proofErr w:type="gramStart"/>
      <w:r>
        <w:rPr>
          <w:lang w:val="es-ES"/>
        </w:rPr>
        <w:t>N.California</w:t>
      </w:r>
      <w:proofErr w:type="spellEnd"/>
      <w:proofErr w:type="gramEnd"/>
      <w:r>
        <w:rPr>
          <w:lang w:val="es-ES"/>
        </w:rPr>
        <w:t>), el cálculo da 7 U$D:</w:t>
      </w:r>
    </w:p>
    <w:p w:rsidR="006352A6" w:rsidRDefault="006352A6" w:rsidP="005C7F48">
      <w:pPr>
        <w:spacing w:before="100" w:beforeAutospacing="1" w:after="100" w:afterAutospacing="1" w:line="240" w:lineRule="auto"/>
        <w:rPr>
          <w:lang w:val="es-ES"/>
        </w:rPr>
      </w:pPr>
      <w:r>
        <w:rPr>
          <w:noProof/>
        </w:rPr>
        <w:lastRenderedPageBreak/>
        <w:drawing>
          <wp:inline distT="0" distB="0" distL="0" distR="0" wp14:anchorId="0060AD40" wp14:editId="7F06D1F1">
            <wp:extent cx="3714750" cy="11239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14750" cy="1123950"/>
                    </a:xfrm>
                    <a:prstGeom prst="rect">
                      <a:avLst/>
                    </a:prstGeom>
                  </pic:spPr>
                </pic:pic>
              </a:graphicData>
            </a:graphic>
          </wp:inline>
        </w:drawing>
      </w:r>
    </w:p>
    <w:p w:rsidR="006352A6" w:rsidRDefault="006352A6" w:rsidP="005C7F48">
      <w:pPr>
        <w:spacing w:before="100" w:beforeAutospacing="1" w:after="100" w:afterAutospacing="1" w:line="240" w:lineRule="auto"/>
        <w:rPr>
          <w:lang w:val="es-ES"/>
        </w:rPr>
      </w:pPr>
      <w:r>
        <w:rPr>
          <w:lang w:val="es-ES"/>
        </w:rPr>
        <w:t>El cuadro comparativo, también nos informa que la opción mas rentable es la de US East (Ohio):</w:t>
      </w:r>
    </w:p>
    <w:tbl>
      <w:tblPr>
        <w:tblW w:w="8910" w:type="dxa"/>
        <w:tblLook w:val="04A0" w:firstRow="1" w:lastRow="0" w:firstColumn="1" w:lastColumn="0" w:noHBand="0" w:noVBand="1"/>
      </w:tblPr>
      <w:tblGrid>
        <w:gridCol w:w="3109"/>
        <w:gridCol w:w="1391"/>
        <w:gridCol w:w="990"/>
        <w:gridCol w:w="1090"/>
        <w:gridCol w:w="2330"/>
      </w:tblGrid>
      <w:tr w:rsidR="006352A6" w:rsidRPr="006352A6" w:rsidTr="006352A6">
        <w:trPr>
          <w:trHeight w:val="261"/>
        </w:trPr>
        <w:tc>
          <w:tcPr>
            <w:tcW w:w="3109" w:type="dxa"/>
            <w:tcBorders>
              <w:top w:val="nil"/>
              <w:left w:val="nil"/>
              <w:bottom w:val="nil"/>
              <w:right w:val="nil"/>
            </w:tcBorders>
            <w:shd w:val="clear" w:color="auto" w:fill="auto"/>
            <w:noWrap/>
            <w:vAlign w:val="bottom"/>
            <w:hideMark/>
          </w:tcPr>
          <w:p w:rsidR="006352A6" w:rsidRPr="00C4376A" w:rsidRDefault="006352A6" w:rsidP="006352A6">
            <w:pPr>
              <w:spacing w:after="0" w:line="240" w:lineRule="auto"/>
              <w:rPr>
                <w:rFonts w:ascii="Times New Roman" w:eastAsia="Times New Roman" w:hAnsi="Times New Roman" w:cs="Times New Roman"/>
                <w:sz w:val="24"/>
                <w:szCs w:val="24"/>
                <w:lang w:val="es-ES"/>
              </w:rPr>
            </w:pPr>
          </w:p>
        </w:tc>
        <w:tc>
          <w:tcPr>
            <w:tcW w:w="139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6352A6" w:rsidRPr="006352A6" w:rsidRDefault="006352A6" w:rsidP="006352A6">
            <w:pPr>
              <w:spacing w:after="0" w:line="240" w:lineRule="auto"/>
              <w:rPr>
                <w:rFonts w:ascii="Calibri" w:eastAsia="Times New Roman" w:hAnsi="Calibri" w:cs="Calibri"/>
                <w:b/>
                <w:bCs/>
                <w:color w:val="000000"/>
              </w:rPr>
            </w:pPr>
            <w:r w:rsidRPr="006352A6">
              <w:rPr>
                <w:rFonts w:ascii="Calibri" w:eastAsia="Times New Roman" w:hAnsi="Calibri" w:cs="Calibri"/>
                <w:b/>
                <w:bCs/>
                <w:color w:val="000000"/>
              </w:rPr>
              <w:t>REGION --&gt;</w:t>
            </w:r>
          </w:p>
        </w:tc>
        <w:tc>
          <w:tcPr>
            <w:tcW w:w="990" w:type="dxa"/>
            <w:tcBorders>
              <w:top w:val="single" w:sz="8" w:space="0" w:color="auto"/>
              <w:left w:val="nil"/>
              <w:bottom w:val="single" w:sz="8" w:space="0" w:color="auto"/>
              <w:right w:val="single" w:sz="8" w:space="0" w:color="auto"/>
            </w:tcBorders>
            <w:shd w:val="clear" w:color="auto" w:fill="auto"/>
            <w:noWrap/>
            <w:vAlign w:val="center"/>
            <w:hideMark/>
          </w:tcPr>
          <w:p w:rsidR="006352A6" w:rsidRPr="006352A6" w:rsidRDefault="006352A6" w:rsidP="006352A6">
            <w:pPr>
              <w:spacing w:after="0" w:line="240" w:lineRule="auto"/>
              <w:rPr>
                <w:rFonts w:ascii="Calibri" w:eastAsia="Times New Roman" w:hAnsi="Calibri" w:cs="Calibri"/>
                <w:b/>
                <w:bCs/>
                <w:color w:val="000000"/>
              </w:rPr>
            </w:pPr>
            <w:r w:rsidRPr="006352A6">
              <w:rPr>
                <w:rFonts w:ascii="Calibri" w:eastAsia="Times New Roman" w:hAnsi="Calibri" w:cs="Calibri"/>
                <w:b/>
                <w:bCs/>
                <w:color w:val="000000"/>
              </w:rPr>
              <w:t>US East (Ohio)</w:t>
            </w:r>
          </w:p>
        </w:tc>
        <w:tc>
          <w:tcPr>
            <w:tcW w:w="1090" w:type="dxa"/>
            <w:tcBorders>
              <w:top w:val="single" w:sz="8" w:space="0" w:color="auto"/>
              <w:left w:val="nil"/>
              <w:bottom w:val="single" w:sz="8" w:space="0" w:color="auto"/>
              <w:right w:val="single" w:sz="8" w:space="0" w:color="auto"/>
            </w:tcBorders>
            <w:shd w:val="clear" w:color="auto" w:fill="auto"/>
            <w:noWrap/>
            <w:vAlign w:val="bottom"/>
            <w:hideMark/>
          </w:tcPr>
          <w:p w:rsidR="006352A6" w:rsidRPr="006352A6" w:rsidRDefault="006352A6" w:rsidP="006352A6">
            <w:pPr>
              <w:spacing w:after="0" w:line="240" w:lineRule="auto"/>
              <w:rPr>
                <w:rFonts w:ascii="Calibri" w:eastAsia="Times New Roman" w:hAnsi="Calibri" w:cs="Calibri"/>
                <w:b/>
                <w:bCs/>
                <w:color w:val="000000"/>
              </w:rPr>
            </w:pPr>
            <w:r w:rsidRPr="006352A6">
              <w:rPr>
                <w:rFonts w:ascii="Calibri" w:eastAsia="Times New Roman" w:hAnsi="Calibri" w:cs="Calibri"/>
                <w:b/>
                <w:bCs/>
                <w:color w:val="000000"/>
              </w:rPr>
              <w:t>Sao Paulo</w:t>
            </w:r>
          </w:p>
        </w:tc>
        <w:tc>
          <w:tcPr>
            <w:tcW w:w="2330" w:type="dxa"/>
            <w:tcBorders>
              <w:top w:val="single" w:sz="8" w:space="0" w:color="auto"/>
              <w:left w:val="nil"/>
              <w:bottom w:val="single" w:sz="8" w:space="0" w:color="auto"/>
              <w:right w:val="single" w:sz="8" w:space="0" w:color="auto"/>
            </w:tcBorders>
            <w:shd w:val="clear" w:color="auto" w:fill="auto"/>
            <w:noWrap/>
            <w:vAlign w:val="bottom"/>
            <w:hideMark/>
          </w:tcPr>
          <w:p w:rsidR="006352A6" w:rsidRPr="006352A6" w:rsidRDefault="006352A6" w:rsidP="006352A6">
            <w:pPr>
              <w:spacing w:after="0" w:line="240" w:lineRule="auto"/>
              <w:rPr>
                <w:rFonts w:ascii="Calibri" w:eastAsia="Times New Roman" w:hAnsi="Calibri" w:cs="Calibri"/>
                <w:b/>
                <w:bCs/>
                <w:color w:val="000000"/>
              </w:rPr>
            </w:pPr>
            <w:r w:rsidRPr="006352A6">
              <w:rPr>
                <w:rFonts w:ascii="Calibri" w:eastAsia="Times New Roman" w:hAnsi="Calibri" w:cs="Calibri"/>
                <w:b/>
                <w:bCs/>
                <w:color w:val="000000"/>
              </w:rPr>
              <w:t>US West (N. California)</w:t>
            </w:r>
          </w:p>
        </w:tc>
      </w:tr>
      <w:tr w:rsidR="006352A6" w:rsidRPr="006352A6" w:rsidTr="006352A6">
        <w:trPr>
          <w:trHeight w:val="261"/>
        </w:trPr>
        <w:tc>
          <w:tcPr>
            <w:tcW w:w="3109" w:type="dxa"/>
            <w:tcBorders>
              <w:top w:val="single" w:sz="8" w:space="0" w:color="auto"/>
              <w:left w:val="single" w:sz="8" w:space="0" w:color="auto"/>
              <w:bottom w:val="nil"/>
              <w:right w:val="nil"/>
            </w:tcBorders>
            <w:shd w:val="clear" w:color="auto" w:fill="auto"/>
            <w:noWrap/>
            <w:vAlign w:val="center"/>
            <w:hideMark/>
          </w:tcPr>
          <w:p w:rsidR="006352A6" w:rsidRPr="006352A6" w:rsidRDefault="006352A6" w:rsidP="006352A6">
            <w:pPr>
              <w:spacing w:after="0" w:line="240" w:lineRule="auto"/>
              <w:rPr>
                <w:rFonts w:ascii="Calibri" w:eastAsia="Times New Roman" w:hAnsi="Calibri" w:cs="Calibri"/>
                <w:b/>
                <w:bCs/>
                <w:color w:val="000000"/>
              </w:rPr>
            </w:pPr>
            <w:r w:rsidRPr="006352A6">
              <w:rPr>
                <w:rFonts w:ascii="Calibri" w:eastAsia="Times New Roman" w:hAnsi="Calibri" w:cs="Calibri"/>
                <w:b/>
                <w:bCs/>
                <w:color w:val="000000"/>
              </w:rPr>
              <w:t>S3 Storage - S3 Glacier</w:t>
            </w:r>
          </w:p>
        </w:tc>
        <w:tc>
          <w:tcPr>
            <w:tcW w:w="1391" w:type="dxa"/>
            <w:tcBorders>
              <w:top w:val="nil"/>
              <w:left w:val="nil"/>
              <w:bottom w:val="nil"/>
              <w:right w:val="single" w:sz="8" w:space="0" w:color="auto"/>
            </w:tcBorders>
            <w:shd w:val="clear" w:color="auto" w:fill="auto"/>
            <w:noWrap/>
            <w:vAlign w:val="bottom"/>
            <w:hideMark/>
          </w:tcPr>
          <w:p w:rsidR="006352A6" w:rsidRPr="006352A6" w:rsidRDefault="006352A6" w:rsidP="006352A6">
            <w:pPr>
              <w:spacing w:after="0" w:line="240" w:lineRule="auto"/>
              <w:rPr>
                <w:rFonts w:ascii="Calibri" w:eastAsia="Times New Roman" w:hAnsi="Calibri" w:cs="Calibri"/>
                <w:b/>
                <w:bCs/>
                <w:color w:val="000000"/>
              </w:rPr>
            </w:pPr>
            <w:r w:rsidRPr="006352A6">
              <w:rPr>
                <w:rFonts w:ascii="Calibri" w:eastAsia="Times New Roman" w:hAnsi="Calibri" w:cs="Calibri"/>
                <w:b/>
                <w:bCs/>
                <w:color w:val="000000"/>
              </w:rPr>
              <w:t>Amount</w:t>
            </w:r>
          </w:p>
        </w:tc>
        <w:tc>
          <w:tcPr>
            <w:tcW w:w="99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6352A6" w:rsidRPr="006352A6" w:rsidRDefault="006352A6" w:rsidP="006352A6">
            <w:pPr>
              <w:spacing w:after="0" w:line="240" w:lineRule="auto"/>
              <w:jc w:val="center"/>
              <w:rPr>
                <w:rFonts w:ascii="Calibri" w:eastAsia="Times New Roman" w:hAnsi="Calibri" w:cs="Calibri"/>
                <w:color w:val="000000"/>
              </w:rPr>
            </w:pPr>
            <w:r w:rsidRPr="006352A6">
              <w:rPr>
                <w:rFonts w:ascii="Calibri" w:eastAsia="Times New Roman" w:hAnsi="Calibri" w:cs="Calibri"/>
                <w:color w:val="000000"/>
              </w:rPr>
              <w:t>2.15</w:t>
            </w:r>
          </w:p>
        </w:tc>
        <w:tc>
          <w:tcPr>
            <w:tcW w:w="1090" w:type="dxa"/>
            <w:vMerge w:val="restart"/>
            <w:tcBorders>
              <w:top w:val="nil"/>
              <w:left w:val="single" w:sz="8" w:space="0" w:color="auto"/>
              <w:bottom w:val="single" w:sz="8" w:space="0" w:color="000000"/>
              <w:right w:val="single" w:sz="8" w:space="0" w:color="auto"/>
            </w:tcBorders>
            <w:shd w:val="clear" w:color="auto" w:fill="auto"/>
            <w:vAlign w:val="center"/>
            <w:hideMark/>
          </w:tcPr>
          <w:p w:rsidR="006352A6" w:rsidRPr="006352A6" w:rsidRDefault="006352A6" w:rsidP="006352A6">
            <w:pPr>
              <w:spacing w:after="0" w:line="240" w:lineRule="auto"/>
              <w:jc w:val="center"/>
              <w:rPr>
                <w:rFonts w:ascii="Calibri" w:eastAsia="Times New Roman" w:hAnsi="Calibri" w:cs="Calibri"/>
                <w:color w:val="000000"/>
              </w:rPr>
            </w:pPr>
            <w:r w:rsidRPr="006352A6">
              <w:rPr>
                <w:rFonts w:ascii="Calibri" w:eastAsia="Times New Roman" w:hAnsi="Calibri" w:cs="Calibri"/>
                <w:color w:val="000000"/>
              </w:rPr>
              <w:t>3.66</w:t>
            </w:r>
          </w:p>
        </w:tc>
        <w:tc>
          <w:tcPr>
            <w:tcW w:w="233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6352A6" w:rsidRPr="006352A6" w:rsidRDefault="006352A6" w:rsidP="006352A6">
            <w:pPr>
              <w:spacing w:after="0" w:line="240" w:lineRule="auto"/>
              <w:jc w:val="center"/>
              <w:rPr>
                <w:rFonts w:ascii="Calibri" w:eastAsia="Times New Roman" w:hAnsi="Calibri" w:cs="Calibri"/>
                <w:color w:val="000000"/>
              </w:rPr>
            </w:pPr>
            <w:r w:rsidRPr="006352A6">
              <w:rPr>
                <w:rFonts w:ascii="Calibri" w:eastAsia="Times New Roman" w:hAnsi="Calibri" w:cs="Calibri"/>
                <w:color w:val="000000"/>
              </w:rPr>
              <w:t>2.5</w:t>
            </w:r>
          </w:p>
        </w:tc>
      </w:tr>
      <w:tr w:rsidR="006352A6" w:rsidRPr="006352A6" w:rsidTr="006352A6">
        <w:trPr>
          <w:trHeight w:val="248"/>
        </w:trPr>
        <w:tc>
          <w:tcPr>
            <w:tcW w:w="3109"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6352A6" w:rsidRPr="006352A6" w:rsidRDefault="006352A6" w:rsidP="006352A6">
            <w:pPr>
              <w:spacing w:after="0" w:line="240" w:lineRule="auto"/>
              <w:rPr>
                <w:rFonts w:ascii="Calibri" w:eastAsia="Times New Roman" w:hAnsi="Calibri" w:cs="Calibri"/>
                <w:b/>
                <w:bCs/>
                <w:color w:val="000000"/>
              </w:rPr>
            </w:pPr>
            <w:r w:rsidRPr="006352A6">
              <w:rPr>
                <w:rFonts w:ascii="Calibri" w:eastAsia="Times New Roman" w:hAnsi="Calibri" w:cs="Calibri"/>
                <w:b/>
                <w:bCs/>
                <w:color w:val="000000"/>
              </w:rPr>
              <w:t>Storage</w:t>
            </w:r>
          </w:p>
        </w:tc>
        <w:tc>
          <w:tcPr>
            <w:tcW w:w="1391" w:type="dxa"/>
            <w:tcBorders>
              <w:top w:val="single" w:sz="8" w:space="0" w:color="auto"/>
              <w:left w:val="nil"/>
              <w:bottom w:val="single" w:sz="4" w:space="0" w:color="auto"/>
              <w:right w:val="single" w:sz="8" w:space="0" w:color="auto"/>
            </w:tcBorders>
            <w:shd w:val="clear" w:color="auto" w:fill="auto"/>
            <w:noWrap/>
            <w:vAlign w:val="center"/>
            <w:hideMark/>
          </w:tcPr>
          <w:p w:rsidR="006352A6" w:rsidRPr="006352A6" w:rsidRDefault="006352A6" w:rsidP="006352A6">
            <w:pPr>
              <w:spacing w:after="0" w:line="240" w:lineRule="auto"/>
              <w:rPr>
                <w:rFonts w:ascii="Calibri" w:eastAsia="Times New Roman" w:hAnsi="Calibri" w:cs="Calibri"/>
                <w:color w:val="000000"/>
              </w:rPr>
            </w:pPr>
            <w:r w:rsidRPr="006352A6">
              <w:rPr>
                <w:rFonts w:ascii="Calibri" w:eastAsia="Times New Roman" w:hAnsi="Calibri" w:cs="Calibri"/>
                <w:color w:val="000000"/>
              </w:rPr>
              <w:t>250 Gb</w:t>
            </w:r>
          </w:p>
        </w:tc>
        <w:tc>
          <w:tcPr>
            <w:tcW w:w="990" w:type="dxa"/>
            <w:vMerge/>
            <w:tcBorders>
              <w:top w:val="nil"/>
              <w:left w:val="single" w:sz="8" w:space="0" w:color="auto"/>
              <w:bottom w:val="single" w:sz="8" w:space="0" w:color="000000"/>
              <w:right w:val="single" w:sz="8" w:space="0" w:color="auto"/>
            </w:tcBorders>
            <w:vAlign w:val="center"/>
            <w:hideMark/>
          </w:tcPr>
          <w:p w:rsidR="006352A6" w:rsidRPr="006352A6" w:rsidRDefault="006352A6" w:rsidP="006352A6">
            <w:pPr>
              <w:spacing w:after="0" w:line="240" w:lineRule="auto"/>
              <w:rPr>
                <w:rFonts w:ascii="Calibri" w:eastAsia="Times New Roman" w:hAnsi="Calibri" w:cs="Calibri"/>
                <w:color w:val="000000"/>
              </w:rPr>
            </w:pPr>
          </w:p>
        </w:tc>
        <w:tc>
          <w:tcPr>
            <w:tcW w:w="1090" w:type="dxa"/>
            <w:vMerge/>
            <w:tcBorders>
              <w:top w:val="nil"/>
              <w:left w:val="single" w:sz="8" w:space="0" w:color="auto"/>
              <w:bottom w:val="single" w:sz="8" w:space="0" w:color="000000"/>
              <w:right w:val="single" w:sz="8" w:space="0" w:color="auto"/>
            </w:tcBorders>
            <w:vAlign w:val="center"/>
            <w:hideMark/>
          </w:tcPr>
          <w:p w:rsidR="006352A6" w:rsidRPr="006352A6" w:rsidRDefault="006352A6" w:rsidP="006352A6">
            <w:pPr>
              <w:spacing w:after="0" w:line="240" w:lineRule="auto"/>
              <w:rPr>
                <w:rFonts w:ascii="Calibri" w:eastAsia="Times New Roman" w:hAnsi="Calibri" w:cs="Calibri"/>
                <w:color w:val="000000"/>
              </w:rPr>
            </w:pPr>
          </w:p>
        </w:tc>
        <w:tc>
          <w:tcPr>
            <w:tcW w:w="2330" w:type="dxa"/>
            <w:vMerge/>
            <w:tcBorders>
              <w:top w:val="nil"/>
              <w:left w:val="single" w:sz="8" w:space="0" w:color="auto"/>
              <w:bottom w:val="single" w:sz="8" w:space="0" w:color="000000"/>
              <w:right w:val="single" w:sz="8" w:space="0" w:color="auto"/>
            </w:tcBorders>
            <w:vAlign w:val="center"/>
            <w:hideMark/>
          </w:tcPr>
          <w:p w:rsidR="006352A6" w:rsidRPr="006352A6" w:rsidRDefault="006352A6" w:rsidP="006352A6">
            <w:pPr>
              <w:spacing w:after="0" w:line="240" w:lineRule="auto"/>
              <w:rPr>
                <w:rFonts w:ascii="Calibri" w:eastAsia="Times New Roman" w:hAnsi="Calibri" w:cs="Calibri"/>
                <w:color w:val="000000"/>
              </w:rPr>
            </w:pPr>
          </w:p>
        </w:tc>
      </w:tr>
      <w:tr w:rsidR="006352A6" w:rsidRPr="006352A6" w:rsidTr="006352A6">
        <w:trPr>
          <w:trHeight w:val="248"/>
        </w:trPr>
        <w:tc>
          <w:tcPr>
            <w:tcW w:w="3109" w:type="dxa"/>
            <w:tcBorders>
              <w:top w:val="nil"/>
              <w:left w:val="single" w:sz="8" w:space="0" w:color="auto"/>
              <w:bottom w:val="single" w:sz="4" w:space="0" w:color="auto"/>
              <w:right w:val="single" w:sz="4" w:space="0" w:color="auto"/>
            </w:tcBorders>
            <w:shd w:val="clear" w:color="auto" w:fill="auto"/>
            <w:noWrap/>
            <w:vAlign w:val="center"/>
            <w:hideMark/>
          </w:tcPr>
          <w:p w:rsidR="006352A6" w:rsidRPr="006352A6" w:rsidRDefault="006352A6" w:rsidP="006352A6">
            <w:pPr>
              <w:spacing w:after="0" w:line="240" w:lineRule="auto"/>
              <w:rPr>
                <w:rFonts w:ascii="Calibri" w:eastAsia="Times New Roman" w:hAnsi="Calibri" w:cs="Calibri"/>
                <w:b/>
                <w:bCs/>
                <w:color w:val="000000"/>
              </w:rPr>
            </w:pPr>
            <w:r w:rsidRPr="006352A6">
              <w:rPr>
                <w:rFonts w:ascii="Calibri" w:eastAsia="Times New Roman" w:hAnsi="Calibri" w:cs="Calibri"/>
                <w:b/>
                <w:bCs/>
                <w:color w:val="000000"/>
              </w:rPr>
              <w:t>PUT, COPY, POST, LIST request</w:t>
            </w:r>
          </w:p>
        </w:tc>
        <w:tc>
          <w:tcPr>
            <w:tcW w:w="1391" w:type="dxa"/>
            <w:tcBorders>
              <w:top w:val="nil"/>
              <w:left w:val="nil"/>
              <w:bottom w:val="single" w:sz="4" w:space="0" w:color="auto"/>
              <w:right w:val="single" w:sz="8" w:space="0" w:color="auto"/>
            </w:tcBorders>
            <w:shd w:val="clear" w:color="auto" w:fill="auto"/>
            <w:noWrap/>
            <w:vAlign w:val="center"/>
            <w:hideMark/>
          </w:tcPr>
          <w:p w:rsidR="006352A6" w:rsidRPr="006352A6" w:rsidRDefault="006352A6" w:rsidP="006352A6">
            <w:pPr>
              <w:spacing w:after="0" w:line="240" w:lineRule="auto"/>
              <w:rPr>
                <w:rFonts w:ascii="Calibri" w:eastAsia="Times New Roman" w:hAnsi="Calibri" w:cs="Calibri"/>
                <w:color w:val="000000"/>
              </w:rPr>
            </w:pPr>
            <w:r w:rsidRPr="006352A6">
              <w:rPr>
                <w:rFonts w:ascii="Calibri" w:eastAsia="Times New Roman" w:hAnsi="Calibri" w:cs="Calibri"/>
                <w:color w:val="000000"/>
              </w:rPr>
              <w:t>3000</w:t>
            </w:r>
          </w:p>
        </w:tc>
        <w:tc>
          <w:tcPr>
            <w:tcW w:w="990" w:type="dxa"/>
            <w:vMerge/>
            <w:tcBorders>
              <w:top w:val="nil"/>
              <w:left w:val="single" w:sz="8" w:space="0" w:color="auto"/>
              <w:bottom w:val="single" w:sz="8" w:space="0" w:color="000000"/>
              <w:right w:val="single" w:sz="8" w:space="0" w:color="auto"/>
            </w:tcBorders>
            <w:vAlign w:val="center"/>
            <w:hideMark/>
          </w:tcPr>
          <w:p w:rsidR="006352A6" w:rsidRPr="006352A6" w:rsidRDefault="006352A6" w:rsidP="006352A6">
            <w:pPr>
              <w:spacing w:after="0" w:line="240" w:lineRule="auto"/>
              <w:rPr>
                <w:rFonts w:ascii="Calibri" w:eastAsia="Times New Roman" w:hAnsi="Calibri" w:cs="Calibri"/>
                <w:color w:val="000000"/>
              </w:rPr>
            </w:pPr>
          </w:p>
        </w:tc>
        <w:tc>
          <w:tcPr>
            <w:tcW w:w="1090" w:type="dxa"/>
            <w:vMerge/>
            <w:tcBorders>
              <w:top w:val="nil"/>
              <w:left w:val="single" w:sz="8" w:space="0" w:color="auto"/>
              <w:bottom w:val="single" w:sz="8" w:space="0" w:color="000000"/>
              <w:right w:val="single" w:sz="8" w:space="0" w:color="auto"/>
            </w:tcBorders>
            <w:vAlign w:val="center"/>
            <w:hideMark/>
          </w:tcPr>
          <w:p w:rsidR="006352A6" w:rsidRPr="006352A6" w:rsidRDefault="006352A6" w:rsidP="006352A6">
            <w:pPr>
              <w:spacing w:after="0" w:line="240" w:lineRule="auto"/>
              <w:rPr>
                <w:rFonts w:ascii="Calibri" w:eastAsia="Times New Roman" w:hAnsi="Calibri" w:cs="Calibri"/>
                <w:color w:val="000000"/>
              </w:rPr>
            </w:pPr>
          </w:p>
        </w:tc>
        <w:tc>
          <w:tcPr>
            <w:tcW w:w="2330" w:type="dxa"/>
            <w:vMerge/>
            <w:tcBorders>
              <w:top w:val="nil"/>
              <w:left w:val="single" w:sz="8" w:space="0" w:color="auto"/>
              <w:bottom w:val="single" w:sz="8" w:space="0" w:color="000000"/>
              <w:right w:val="single" w:sz="8" w:space="0" w:color="auto"/>
            </w:tcBorders>
            <w:vAlign w:val="center"/>
            <w:hideMark/>
          </w:tcPr>
          <w:p w:rsidR="006352A6" w:rsidRPr="006352A6" w:rsidRDefault="006352A6" w:rsidP="006352A6">
            <w:pPr>
              <w:spacing w:after="0" w:line="240" w:lineRule="auto"/>
              <w:rPr>
                <w:rFonts w:ascii="Calibri" w:eastAsia="Times New Roman" w:hAnsi="Calibri" w:cs="Calibri"/>
                <w:color w:val="000000"/>
              </w:rPr>
            </w:pPr>
          </w:p>
        </w:tc>
      </w:tr>
      <w:tr w:rsidR="006352A6" w:rsidRPr="006352A6" w:rsidTr="006352A6">
        <w:trPr>
          <w:trHeight w:val="248"/>
        </w:trPr>
        <w:tc>
          <w:tcPr>
            <w:tcW w:w="3109" w:type="dxa"/>
            <w:tcBorders>
              <w:top w:val="nil"/>
              <w:left w:val="single" w:sz="8" w:space="0" w:color="auto"/>
              <w:bottom w:val="single" w:sz="4" w:space="0" w:color="auto"/>
              <w:right w:val="single" w:sz="4" w:space="0" w:color="auto"/>
            </w:tcBorders>
            <w:shd w:val="clear" w:color="auto" w:fill="auto"/>
            <w:noWrap/>
            <w:vAlign w:val="center"/>
            <w:hideMark/>
          </w:tcPr>
          <w:p w:rsidR="006352A6" w:rsidRPr="006352A6" w:rsidRDefault="006352A6" w:rsidP="006352A6">
            <w:pPr>
              <w:spacing w:after="0" w:line="240" w:lineRule="auto"/>
              <w:rPr>
                <w:rFonts w:ascii="Calibri" w:eastAsia="Times New Roman" w:hAnsi="Calibri" w:cs="Calibri"/>
                <w:b/>
                <w:bCs/>
                <w:color w:val="000000"/>
              </w:rPr>
            </w:pPr>
            <w:r w:rsidRPr="006352A6">
              <w:rPr>
                <w:rFonts w:ascii="Calibri" w:eastAsia="Times New Roman" w:hAnsi="Calibri" w:cs="Calibri"/>
                <w:b/>
                <w:bCs/>
                <w:color w:val="000000"/>
              </w:rPr>
              <w:t>Lifecycle Transitions into S3 Glacier</w:t>
            </w:r>
          </w:p>
        </w:tc>
        <w:tc>
          <w:tcPr>
            <w:tcW w:w="1391" w:type="dxa"/>
            <w:tcBorders>
              <w:top w:val="nil"/>
              <w:left w:val="nil"/>
              <w:bottom w:val="single" w:sz="4" w:space="0" w:color="auto"/>
              <w:right w:val="single" w:sz="8" w:space="0" w:color="auto"/>
            </w:tcBorders>
            <w:shd w:val="clear" w:color="auto" w:fill="auto"/>
            <w:noWrap/>
            <w:vAlign w:val="center"/>
            <w:hideMark/>
          </w:tcPr>
          <w:p w:rsidR="006352A6" w:rsidRPr="006352A6" w:rsidRDefault="006352A6" w:rsidP="006352A6">
            <w:pPr>
              <w:spacing w:after="0" w:line="240" w:lineRule="auto"/>
              <w:rPr>
                <w:rFonts w:ascii="Calibri" w:eastAsia="Times New Roman" w:hAnsi="Calibri" w:cs="Calibri"/>
                <w:color w:val="000000"/>
              </w:rPr>
            </w:pPr>
            <w:r w:rsidRPr="006352A6">
              <w:rPr>
                <w:rFonts w:ascii="Calibri" w:eastAsia="Times New Roman" w:hAnsi="Calibri" w:cs="Calibri"/>
                <w:color w:val="000000"/>
              </w:rPr>
              <w:t>250</w:t>
            </w:r>
          </w:p>
        </w:tc>
        <w:tc>
          <w:tcPr>
            <w:tcW w:w="990" w:type="dxa"/>
            <w:vMerge/>
            <w:tcBorders>
              <w:top w:val="nil"/>
              <w:left w:val="single" w:sz="8" w:space="0" w:color="auto"/>
              <w:bottom w:val="single" w:sz="8" w:space="0" w:color="000000"/>
              <w:right w:val="single" w:sz="8" w:space="0" w:color="auto"/>
            </w:tcBorders>
            <w:vAlign w:val="center"/>
            <w:hideMark/>
          </w:tcPr>
          <w:p w:rsidR="006352A6" w:rsidRPr="006352A6" w:rsidRDefault="006352A6" w:rsidP="006352A6">
            <w:pPr>
              <w:spacing w:after="0" w:line="240" w:lineRule="auto"/>
              <w:rPr>
                <w:rFonts w:ascii="Calibri" w:eastAsia="Times New Roman" w:hAnsi="Calibri" w:cs="Calibri"/>
                <w:color w:val="000000"/>
              </w:rPr>
            </w:pPr>
          </w:p>
        </w:tc>
        <w:tc>
          <w:tcPr>
            <w:tcW w:w="1090" w:type="dxa"/>
            <w:vMerge/>
            <w:tcBorders>
              <w:top w:val="nil"/>
              <w:left w:val="single" w:sz="8" w:space="0" w:color="auto"/>
              <w:bottom w:val="single" w:sz="8" w:space="0" w:color="000000"/>
              <w:right w:val="single" w:sz="8" w:space="0" w:color="auto"/>
            </w:tcBorders>
            <w:vAlign w:val="center"/>
            <w:hideMark/>
          </w:tcPr>
          <w:p w:rsidR="006352A6" w:rsidRPr="006352A6" w:rsidRDefault="006352A6" w:rsidP="006352A6">
            <w:pPr>
              <w:spacing w:after="0" w:line="240" w:lineRule="auto"/>
              <w:rPr>
                <w:rFonts w:ascii="Calibri" w:eastAsia="Times New Roman" w:hAnsi="Calibri" w:cs="Calibri"/>
                <w:color w:val="000000"/>
              </w:rPr>
            </w:pPr>
          </w:p>
        </w:tc>
        <w:tc>
          <w:tcPr>
            <w:tcW w:w="2330" w:type="dxa"/>
            <w:vMerge/>
            <w:tcBorders>
              <w:top w:val="nil"/>
              <w:left w:val="single" w:sz="8" w:space="0" w:color="auto"/>
              <w:bottom w:val="single" w:sz="8" w:space="0" w:color="000000"/>
              <w:right w:val="single" w:sz="8" w:space="0" w:color="auto"/>
            </w:tcBorders>
            <w:vAlign w:val="center"/>
            <w:hideMark/>
          </w:tcPr>
          <w:p w:rsidR="006352A6" w:rsidRPr="006352A6" w:rsidRDefault="006352A6" w:rsidP="006352A6">
            <w:pPr>
              <w:spacing w:after="0" w:line="240" w:lineRule="auto"/>
              <w:rPr>
                <w:rFonts w:ascii="Calibri" w:eastAsia="Times New Roman" w:hAnsi="Calibri" w:cs="Calibri"/>
                <w:color w:val="000000"/>
              </w:rPr>
            </w:pPr>
          </w:p>
        </w:tc>
      </w:tr>
      <w:tr w:rsidR="006352A6" w:rsidRPr="006352A6" w:rsidTr="006352A6">
        <w:trPr>
          <w:trHeight w:val="248"/>
        </w:trPr>
        <w:tc>
          <w:tcPr>
            <w:tcW w:w="3109" w:type="dxa"/>
            <w:tcBorders>
              <w:top w:val="nil"/>
              <w:left w:val="single" w:sz="8" w:space="0" w:color="auto"/>
              <w:bottom w:val="single" w:sz="4" w:space="0" w:color="auto"/>
              <w:right w:val="single" w:sz="4" w:space="0" w:color="auto"/>
            </w:tcBorders>
            <w:shd w:val="clear" w:color="auto" w:fill="auto"/>
            <w:noWrap/>
            <w:vAlign w:val="center"/>
            <w:hideMark/>
          </w:tcPr>
          <w:p w:rsidR="006352A6" w:rsidRPr="006352A6" w:rsidRDefault="006352A6" w:rsidP="006352A6">
            <w:pPr>
              <w:spacing w:after="0" w:line="240" w:lineRule="auto"/>
              <w:rPr>
                <w:rFonts w:ascii="Calibri" w:eastAsia="Times New Roman" w:hAnsi="Calibri" w:cs="Calibri"/>
                <w:b/>
                <w:bCs/>
                <w:color w:val="000000"/>
              </w:rPr>
            </w:pPr>
            <w:proofErr w:type="spellStart"/>
            <w:r w:rsidRPr="006352A6">
              <w:rPr>
                <w:rFonts w:ascii="Calibri" w:eastAsia="Times New Roman" w:hAnsi="Calibri" w:cs="Calibri"/>
                <w:b/>
                <w:bCs/>
                <w:color w:val="000000"/>
                <w:lang w:val="es-ES"/>
              </w:rPr>
              <w:t>Restore</w:t>
            </w:r>
            <w:proofErr w:type="spellEnd"/>
            <w:r w:rsidRPr="006352A6">
              <w:rPr>
                <w:rFonts w:ascii="Calibri" w:eastAsia="Times New Roman" w:hAnsi="Calibri" w:cs="Calibri"/>
                <w:b/>
                <w:bCs/>
                <w:color w:val="000000"/>
                <w:lang w:val="es-ES"/>
              </w:rPr>
              <w:t xml:space="preserve"> </w:t>
            </w:r>
            <w:proofErr w:type="spellStart"/>
            <w:r w:rsidRPr="006352A6">
              <w:rPr>
                <w:rFonts w:ascii="Calibri" w:eastAsia="Times New Roman" w:hAnsi="Calibri" w:cs="Calibri"/>
                <w:b/>
                <w:bCs/>
                <w:color w:val="000000"/>
                <w:lang w:val="es-ES"/>
              </w:rPr>
              <w:t>Request</w:t>
            </w:r>
            <w:proofErr w:type="spellEnd"/>
            <w:r w:rsidRPr="006352A6">
              <w:rPr>
                <w:rFonts w:ascii="Calibri" w:eastAsia="Times New Roman" w:hAnsi="Calibri" w:cs="Calibri"/>
                <w:b/>
                <w:bCs/>
                <w:color w:val="000000"/>
                <w:lang w:val="es-ES"/>
              </w:rPr>
              <w:t xml:space="preserve"> Standard</w:t>
            </w:r>
          </w:p>
        </w:tc>
        <w:tc>
          <w:tcPr>
            <w:tcW w:w="1391" w:type="dxa"/>
            <w:tcBorders>
              <w:top w:val="nil"/>
              <w:left w:val="nil"/>
              <w:bottom w:val="single" w:sz="4" w:space="0" w:color="auto"/>
              <w:right w:val="single" w:sz="8" w:space="0" w:color="auto"/>
            </w:tcBorders>
            <w:shd w:val="clear" w:color="auto" w:fill="auto"/>
            <w:noWrap/>
            <w:vAlign w:val="center"/>
            <w:hideMark/>
          </w:tcPr>
          <w:p w:rsidR="006352A6" w:rsidRPr="006352A6" w:rsidRDefault="006352A6" w:rsidP="006352A6">
            <w:pPr>
              <w:spacing w:after="0" w:line="240" w:lineRule="auto"/>
              <w:rPr>
                <w:rFonts w:ascii="Calibri" w:eastAsia="Times New Roman" w:hAnsi="Calibri" w:cs="Calibri"/>
                <w:color w:val="000000"/>
              </w:rPr>
            </w:pPr>
            <w:r w:rsidRPr="006352A6">
              <w:rPr>
                <w:rFonts w:ascii="Calibri" w:eastAsia="Times New Roman" w:hAnsi="Calibri" w:cs="Calibri"/>
                <w:color w:val="000000"/>
              </w:rPr>
              <w:t>50</w:t>
            </w:r>
          </w:p>
        </w:tc>
        <w:tc>
          <w:tcPr>
            <w:tcW w:w="990" w:type="dxa"/>
            <w:vMerge/>
            <w:tcBorders>
              <w:top w:val="nil"/>
              <w:left w:val="single" w:sz="8" w:space="0" w:color="auto"/>
              <w:bottom w:val="single" w:sz="8" w:space="0" w:color="000000"/>
              <w:right w:val="single" w:sz="8" w:space="0" w:color="auto"/>
            </w:tcBorders>
            <w:vAlign w:val="center"/>
            <w:hideMark/>
          </w:tcPr>
          <w:p w:rsidR="006352A6" w:rsidRPr="006352A6" w:rsidRDefault="006352A6" w:rsidP="006352A6">
            <w:pPr>
              <w:spacing w:after="0" w:line="240" w:lineRule="auto"/>
              <w:rPr>
                <w:rFonts w:ascii="Calibri" w:eastAsia="Times New Roman" w:hAnsi="Calibri" w:cs="Calibri"/>
                <w:color w:val="000000"/>
              </w:rPr>
            </w:pPr>
          </w:p>
        </w:tc>
        <w:tc>
          <w:tcPr>
            <w:tcW w:w="1090" w:type="dxa"/>
            <w:vMerge/>
            <w:tcBorders>
              <w:top w:val="nil"/>
              <w:left w:val="single" w:sz="8" w:space="0" w:color="auto"/>
              <w:bottom w:val="single" w:sz="8" w:space="0" w:color="000000"/>
              <w:right w:val="single" w:sz="8" w:space="0" w:color="auto"/>
            </w:tcBorders>
            <w:vAlign w:val="center"/>
            <w:hideMark/>
          </w:tcPr>
          <w:p w:rsidR="006352A6" w:rsidRPr="006352A6" w:rsidRDefault="006352A6" w:rsidP="006352A6">
            <w:pPr>
              <w:spacing w:after="0" w:line="240" w:lineRule="auto"/>
              <w:rPr>
                <w:rFonts w:ascii="Calibri" w:eastAsia="Times New Roman" w:hAnsi="Calibri" w:cs="Calibri"/>
                <w:color w:val="000000"/>
              </w:rPr>
            </w:pPr>
          </w:p>
        </w:tc>
        <w:tc>
          <w:tcPr>
            <w:tcW w:w="2330" w:type="dxa"/>
            <w:vMerge/>
            <w:tcBorders>
              <w:top w:val="nil"/>
              <w:left w:val="single" w:sz="8" w:space="0" w:color="auto"/>
              <w:bottom w:val="single" w:sz="8" w:space="0" w:color="000000"/>
              <w:right w:val="single" w:sz="8" w:space="0" w:color="auto"/>
            </w:tcBorders>
            <w:vAlign w:val="center"/>
            <w:hideMark/>
          </w:tcPr>
          <w:p w:rsidR="006352A6" w:rsidRPr="006352A6" w:rsidRDefault="006352A6" w:rsidP="006352A6">
            <w:pPr>
              <w:spacing w:after="0" w:line="240" w:lineRule="auto"/>
              <w:rPr>
                <w:rFonts w:ascii="Calibri" w:eastAsia="Times New Roman" w:hAnsi="Calibri" w:cs="Calibri"/>
                <w:color w:val="000000"/>
              </w:rPr>
            </w:pPr>
          </w:p>
        </w:tc>
      </w:tr>
      <w:tr w:rsidR="006352A6" w:rsidRPr="006352A6" w:rsidTr="006352A6">
        <w:trPr>
          <w:trHeight w:val="248"/>
        </w:trPr>
        <w:tc>
          <w:tcPr>
            <w:tcW w:w="3109" w:type="dxa"/>
            <w:tcBorders>
              <w:top w:val="nil"/>
              <w:left w:val="single" w:sz="8" w:space="0" w:color="auto"/>
              <w:bottom w:val="single" w:sz="4" w:space="0" w:color="auto"/>
              <w:right w:val="single" w:sz="4" w:space="0" w:color="auto"/>
            </w:tcBorders>
            <w:shd w:val="clear" w:color="auto" w:fill="auto"/>
            <w:noWrap/>
            <w:vAlign w:val="center"/>
            <w:hideMark/>
          </w:tcPr>
          <w:p w:rsidR="006352A6" w:rsidRPr="006352A6" w:rsidRDefault="006352A6" w:rsidP="006352A6">
            <w:pPr>
              <w:spacing w:after="0" w:line="240" w:lineRule="auto"/>
              <w:rPr>
                <w:rFonts w:ascii="Calibri" w:eastAsia="Times New Roman" w:hAnsi="Calibri" w:cs="Calibri"/>
                <w:b/>
                <w:bCs/>
                <w:color w:val="000000"/>
              </w:rPr>
            </w:pPr>
            <w:proofErr w:type="spellStart"/>
            <w:r w:rsidRPr="006352A6">
              <w:rPr>
                <w:rFonts w:ascii="Calibri" w:eastAsia="Times New Roman" w:hAnsi="Calibri" w:cs="Calibri"/>
                <w:b/>
                <w:bCs/>
                <w:color w:val="000000"/>
                <w:lang w:val="es-ES"/>
              </w:rPr>
              <w:t>Restore</w:t>
            </w:r>
            <w:proofErr w:type="spellEnd"/>
            <w:r w:rsidRPr="006352A6">
              <w:rPr>
                <w:rFonts w:ascii="Calibri" w:eastAsia="Times New Roman" w:hAnsi="Calibri" w:cs="Calibri"/>
                <w:b/>
                <w:bCs/>
                <w:color w:val="000000"/>
                <w:lang w:val="es-ES"/>
              </w:rPr>
              <w:t xml:space="preserve"> </w:t>
            </w:r>
            <w:proofErr w:type="spellStart"/>
            <w:r w:rsidRPr="006352A6">
              <w:rPr>
                <w:rFonts w:ascii="Calibri" w:eastAsia="Times New Roman" w:hAnsi="Calibri" w:cs="Calibri"/>
                <w:b/>
                <w:bCs/>
                <w:color w:val="000000"/>
                <w:lang w:val="es-ES"/>
              </w:rPr>
              <w:t>Request</w:t>
            </w:r>
            <w:proofErr w:type="spellEnd"/>
            <w:r w:rsidRPr="006352A6">
              <w:rPr>
                <w:rFonts w:ascii="Calibri" w:eastAsia="Times New Roman" w:hAnsi="Calibri" w:cs="Calibri"/>
                <w:b/>
                <w:bCs/>
                <w:color w:val="000000"/>
                <w:lang w:val="es-ES"/>
              </w:rPr>
              <w:t xml:space="preserve"> </w:t>
            </w:r>
            <w:proofErr w:type="spellStart"/>
            <w:r w:rsidRPr="006352A6">
              <w:rPr>
                <w:rFonts w:ascii="Calibri" w:eastAsia="Times New Roman" w:hAnsi="Calibri" w:cs="Calibri"/>
                <w:b/>
                <w:bCs/>
                <w:color w:val="000000"/>
                <w:lang w:val="es-ES"/>
              </w:rPr>
              <w:t>Expedited</w:t>
            </w:r>
            <w:proofErr w:type="spellEnd"/>
          </w:p>
        </w:tc>
        <w:tc>
          <w:tcPr>
            <w:tcW w:w="1391" w:type="dxa"/>
            <w:tcBorders>
              <w:top w:val="nil"/>
              <w:left w:val="nil"/>
              <w:bottom w:val="single" w:sz="4" w:space="0" w:color="auto"/>
              <w:right w:val="single" w:sz="8" w:space="0" w:color="auto"/>
            </w:tcBorders>
            <w:shd w:val="clear" w:color="auto" w:fill="auto"/>
            <w:noWrap/>
            <w:vAlign w:val="center"/>
            <w:hideMark/>
          </w:tcPr>
          <w:p w:rsidR="006352A6" w:rsidRPr="006352A6" w:rsidRDefault="006352A6" w:rsidP="006352A6">
            <w:pPr>
              <w:spacing w:after="0" w:line="240" w:lineRule="auto"/>
              <w:rPr>
                <w:rFonts w:ascii="Calibri" w:eastAsia="Times New Roman" w:hAnsi="Calibri" w:cs="Calibri"/>
                <w:color w:val="000000"/>
              </w:rPr>
            </w:pPr>
            <w:r w:rsidRPr="006352A6">
              <w:rPr>
                <w:rFonts w:ascii="Calibri" w:eastAsia="Times New Roman" w:hAnsi="Calibri" w:cs="Calibri"/>
                <w:color w:val="000000"/>
              </w:rPr>
              <w:t>5</w:t>
            </w:r>
          </w:p>
        </w:tc>
        <w:tc>
          <w:tcPr>
            <w:tcW w:w="990" w:type="dxa"/>
            <w:vMerge/>
            <w:tcBorders>
              <w:top w:val="nil"/>
              <w:left w:val="single" w:sz="8" w:space="0" w:color="auto"/>
              <w:bottom w:val="single" w:sz="8" w:space="0" w:color="000000"/>
              <w:right w:val="single" w:sz="8" w:space="0" w:color="auto"/>
            </w:tcBorders>
            <w:vAlign w:val="center"/>
            <w:hideMark/>
          </w:tcPr>
          <w:p w:rsidR="006352A6" w:rsidRPr="006352A6" w:rsidRDefault="006352A6" w:rsidP="006352A6">
            <w:pPr>
              <w:spacing w:after="0" w:line="240" w:lineRule="auto"/>
              <w:rPr>
                <w:rFonts w:ascii="Calibri" w:eastAsia="Times New Roman" w:hAnsi="Calibri" w:cs="Calibri"/>
                <w:color w:val="000000"/>
              </w:rPr>
            </w:pPr>
          </w:p>
        </w:tc>
        <w:tc>
          <w:tcPr>
            <w:tcW w:w="1090" w:type="dxa"/>
            <w:vMerge/>
            <w:tcBorders>
              <w:top w:val="nil"/>
              <w:left w:val="single" w:sz="8" w:space="0" w:color="auto"/>
              <w:bottom w:val="single" w:sz="8" w:space="0" w:color="000000"/>
              <w:right w:val="single" w:sz="8" w:space="0" w:color="auto"/>
            </w:tcBorders>
            <w:vAlign w:val="center"/>
            <w:hideMark/>
          </w:tcPr>
          <w:p w:rsidR="006352A6" w:rsidRPr="006352A6" w:rsidRDefault="006352A6" w:rsidP="006352A6">
            <w:pPr>
              <w:spacing w:after="0" w:line="240" w:lineRule="auto"/>
              <w:rPr>
                <w:rFonts w:ascii="Calibri" w:eastAsia="Times New Roman" w:hAnsi="Calibri" w:cs="Calibri"/>
                <w:color w:val="000000"/>
              </w:rPr>
            </w:pPr>
          </w:p>
        </w:tc>
        <w:tc>
          <w:tcPr>
            <w:tcW w:w="2330" w:type="dxa"/>
            <w:vMerge/>
            <w:tcBorders>
              <w:top w:val="nil"/>
              <w:left w:val="single" w:sz="8" w:space="0" w:color="auto"/>
              <w:bottom w:val="single" w:sz="8" w:space="0" w:color="000000"/>
              <w:right w:val="single" w:sz="8" w:space="0" w:color="auto"/>
            </w:tcBorders>
            <w:vAlign w:val="center"/>
            <w:hideMark/>
          </w:tcPr>
          <w:p w:rsidR="006352A6" w:rsidRPr="006352A6" w:rsidRDefault="006352A6" w:rsidP="006352A6">
            <w:pPr>
              <w:spacing w:after="0" w:line="240" w:lineRule="auto"/>
              <w:rPr>
                <w:rFonts w:ascii="Calibri" w:eastAsia="Times New Roman" w:hAnsi="Calibri" w:cs="Calibri"/>
                <w:color w:val="000000"/>
              </w:rPr>
            </w:pPr>
          </w:p>
        </w:tc>
      </w:tr>
      <w:tr w:rsidR="006352A6" w:rsidRPr="006352A6" w:rsidTr="006352A6">
        <w:trPr>
          <w:trHeight w:val="248"/>
        </w:trPr>
        <w:tc>
          <w:tcPr>
            <w:tcW w:w="3109" w:type="dxa"/>
            <w:tcBorders>
              <w:top w:val="nil"/>
              <w:left w:val="single" w:sz="8" w:space="0" w:color="auto"/>
              <w:bottom w:val="single" w:sz="4" w:space="0" w:color="auto"/>
              <w:right w:val="single" w:sz="4" w:space="0" w:color="auto"/>
            </w:tcBorders>
            <w:shd w:val="clear" w:color="auto" w:fill="auto"/>
            <w:noWrap/>
            <w:vAlign w:val="center"/>
            <w:hideMark/>
          </w:tcPr>
          <w:p w:rsidR="006352A6" w:rsidRPr="006352A6" w:rsidRDefault="006352A6" w:rsidP="006352A6">
            <w:pPr>
              <w:spacing w:after="0" w:line="240" w:lineRule="auto"/>
              <w:rPr>
                <w:rFonts w:ascii="Calibri" w:eastAsia="Times New Roman" w:hAnsi="Calibri" w:cs="Calibri"/>
                <w:b/>
                <w:bCs/>
                <w:color w:val="000000"/>
              </w:rPr>
            </w:pPr>
            <w:proofErr w:type="spellStart"/>
            <w:r w:rsidRPr="006352A6">
              <w:rPr>
                <w:rFonts w:ascii="Calibri" w:eastAsia="Times New Roman" w:hAnsi="Calibri" w:cs="Calibri"/>
                <w:b/>
                <w:bCs/>
                <w:color w:val="000000"/>
                <w:lang w:val="es-ES"/>
              </w:rPr>
              <w:t>Restore</w:t>
            </w:r>
            <w:proofErr w:type="spellEnd"/>
            <w:r w:rsidRPr="006352A6">
              <w:rPr>
                <w:rFonts w:ascii="Calibri" w:eastAsia="Times New Roman" w:hAnsi="Calibri" w:cs="Calibri"/>
                <w:b/>
                <w:bCs/>
                <w:color w:val="000000"/>
                <w:lang w:val="es-ES"/>
              </w:rPr>
              <w:t xml:space="preserve"> </w:t>
            </w:r>
            <w:proofErr w:type="spellStart"/>
            <w:r w:rsidRPr="006352A6">
              <w:rPr>
                <w:rFonts w:ascii="Calibri" w:eastAsia="Times New Roman" w:hAnsi="Calibri" w:cs="Calibri"/>
                <w:b/>
                <w:bCs/>
                <w:color w:val="000000"/>
                <w:lang w:val="es-ES"/>
              </w:rPr>
              <w:t>Request</w:t>
            </w:r>
            <w:proofErr w:type="spellEnd"/>
            <w:r w:rsidRPr="006352A6">
              <w:rPr>
                <w:rFonts w:ascii="Calibri" w:eastAsia="Times New Roman" w:hAnsi="Calibri" w:cs="Calibri"/>
                <w:b/>
                <w:bCs/>
                <w:color w:val="000000"/>
                <w:lang w:val="es-ES"/>
              </w:rPr>
              <w:t xml:space="preserve"> </w:t>
            </w:r>
            <w:proofErr w:type="spellStart"/>
            <w:r w:rsidRPr="006352A6">
              <w:rPr>
                <w:rFonts w:ascii="Calibri" w:eastAsia="Times New Roman" w:hAnsi="Calibri" w:cs="Calibri"/>
                <w:b/>
                <w:bCs/>
                <w:color w:val="000000"/>
                <w:lang w:val="es-ES"/>
              </w:rPr>
              <w:t>Bulk</w:t>
            </w:r>
            <w:proofErr w:type="spellEnd"/>
          </w:p>
        </w:tc>
        <w:tc>
          <w:tcPr>
            <w:tcW w:w="1391" w:type="dxa"/>
            <w:tcBorders>
              <w:top w:val="nil"/>
              <w:left w:val="nil"/>
              <w:bottom w:val="single" w:sz="4" w:space="0" w:color="auto"/>
              <w:right w:val="single" w:sz="8" w:space="0" w:color="auto"/>
            </w:tcBorders>
            <w:shd w:val="clear" w:color="auto" w:fill="auto"/>
            <w:noWrap/>
            <w:vAlign w:val="center"/>
            <w:hideMark/>
          </w:tcPr>
          <w:p w:rsidR="006352A6" w:rsidRPr="006352A6" w:rsidRDefault="006352A6" w:rsidP="006352A6">
            <w:pPr>
              <w:spacing w:after="0" w:line="240" w:lineRule="auto"/>
              <w:rPr>
                <w:rFonts w:ascii="Calibri" w:eastAsia="Times New Roman" w:hAnsi="Calibri" w:cs="Calibri"/>
                <w:color w:val="000000"/>
              </w:rPr>
            </w:pPr>
            <w:r w:rsidRPr="006352A6">
              <w:rPr>
                <w:rFonts w:ascii="Calibri" w:eastAsia="Times New Roman" w:hAnsi="Calibri" w:cs="Calibri"/>
                <w:color w:val="000000"/>
              </w:rPr>
              <w:t>5</w:t>
            </w:r>
          </w:p>
        </w:tc>
        <w:tc>
          <w:tcPr>
            <w:tcW w:w="990" w:type="dxa"/>
            <w:vMerge/>
            <w:tcBorders>
              <w:top w:val="nil"/>
              <w:left w:val="single" w:sz="8" w:space="0" w:color="auto"/>
              <w:bottom w:val="single" w:sz="8" w:space="0" w:color="000000"/>
              <w:right w:val="single" w:sz="8" w:space="0" w:color="auto"/>
            </w:tcBorders>
            <w:vAlign w:val="center"/>
            <w:hideMark/>
          </w:tcPr>
          <w:p w:rsidR="006352A6" w:rsidRPr="006352A6" w:rsidRDefault="006352A6" w:rsidP="006352A6">
            <w:pPr>
              <w:spacing w:after="0" w:line="240" w:lineRule="auto"/>
              <w:rPr>
                <w:rFonts w:ascii="Calibri" w:eastAsia="Times New Roman" w:hAnsi="Calibri" w:cs="Calibri"/>
                <w:color w:val="000000"/>
              </w:rPr>
            </w:pPr>
          </w:p>
        </w:tc>
        <w:tc>
          <w:tcPr>
            <w:tcW w:w="1090" w:type="dxa"/>
            <w:vMerge/>
            <w:tcBorders>
              <w:top w:val="nil"/>
              <w:left w:val="single" w:sz="8" w:space="0" w:color="auto"/>
              <w:bottom w:val="single" w:sz="8" w:space="0" w:color="000000"/>
              <w:right w:val="single" w:sz="8" w:space="0" w:color="auto"/>
            </w:tcBorders>
            <w:vAlign w:val="center"/>
            <w:hideMark/>
          </w:tcPr>
          <w:p w:rsidR="006352A6" w:rsidRPr="006352A6" w:rsidRDefault="006352A6" w:rsidP="006352A6">
            <w:pPr>
              <w:spacing w:after="0" w:line="240" w:lineRule="auto"/>
              <w:rPr>
                <w:rFonts w:ascii="Calibri" w:eastAsia="Times New Roman" w:hAnsi="Calibri" w:cs="Calibri"/>
                <w:color w:val="000000"/>
              </w:rPr>
            </w:pPr>
          </w:p>
        </w:tc>
        <w:tc>
          <w:tcPr>
            <w:tcW w:w="2330" w:type="dxa"/>
            <w:vMerge/>
            <w:tcBorders>
              <w:top w:val="nil"/>
              <w:left w:val="single" w:sz="8" w:space="0" w:color="auto"/>
              <w:bottom w:val="single" w:sz="8" w:space="0" w:color="000000"/>
              <w:right w:val="single" w:sz="8" w:space="0" w:color="auto"/>
            </w:tcBorders>
            <w:vAlign w:val="center"/>
            <w:hideMark/>
          </w:tcPr>
          <w:p w:rsidR="006352A6" w:rsidRPr="006352A6" w:rsidRDefault="006352A6" w:rsidP="006352A6">
            <w:pPr>
              <w:spacing w:after="0" w:line="240" w:lineRule="auto"/>
              <w:rPr>
                <w:rFonts w:ascii="Calibri" w:eastAsia="Times New Roman" w:hAnsi="Calibri" w:cs="Calibri"/>
                <w:color w:val="000000"/>
              </w:rPr>
            </w:pPr>
          </w:p>
        </w:tc>
      </w:tr>
      <w:tr w:rsidR="006352A6" w:rsidRPr="006352A6" w:rsidTr="006352A6">
        <w:trPr>
          <w:trHeight w:val="248"/>
        </w:trPr>
        <w:tc>
          <w:tcPr>
            <w:tcW w:w="3109" w:type="dxa"/>
            <w:tcBorders>
              <w:top w:val="nil"/>
              <w:left w:val="single" w:sz="8" w:space="0" w:color="auto"/>
              <w:bottom w:val="single" w:sz="4" w:space="0" w:color="auto"/>
              <w:right w:val="single" w:sz="4" w:space="0" w:color="auto"/>
            </w:tcBorders>
            <w:shd w:val="clear" w:color="auto" w:fill="auto"/>
            <w:noWrap/>
            <w:vAlign w:val="bottom"/>
            <w:hideMark/>
          </w:tcPr>
          <w:p w:rsidR="006352A6" w:rsidRPr="006352A6" w:rsidRDefault="006352A6" w:rsidP="006352A6">
            <w:pPr>
              <w:spacing w:after="0" w:line="240" w:lineRule="auto"/>
              <w:rPr>
                <w:rFonts w:ascii="Calibri" w:eastAsia="Times New Roman" w:hAnsi="Calibri" w:cs="Calibri"/>
                <w:b/>
                <w:bCs/>
                <w:color w:val="000000"/>
              </w:rPr>
            </w:pPr>
            <w:r w:rsidRPr="006352A6">
              <w:rPr>
                <w:rFonts w:ascii="Calibri" w:eastAsia="Times New Roman" w:hAnsi="Calibri" w:cs="Calibri"/>
                <w:b/>
                <w:bCs/>
                <w:color w:val="000000"/>
              </w:rPr>
              <w:t>Data retrievals Standard</w:t>
            </w:r>
          </w:p>
        </w:tc>
        <w:tc>
          <w:tcPr>
            <w:tcW w:w="1391" w:type="dxa"/>
            <w:tcBorders>
              <w:top w:val="nil"/>
              <w:left w:val="nil"/>
              <w:bottom w:val="single" w:sz="4" w:space="0" w:color="auto"/>
              <w:right w:val="single" w:sz="8" w:space="0" w:color="auto"/>
            </w:tcBorders>
            <w:shd w:val="clear" w:color="auto" w:fill="auto"/>
            <w:noWrap/>
            <w:vAlign w:val="center"/>
            <w:hideMark/>
          </w:tcPr>
          <w:p w:rsidR="006352A6" w:rsidRPr="006352A6" w:rsidRDefault="006352A6" w:rsidP="006352A6">
            <w:pPr>
              <w:spacing w:after="0" w:line="240" w:lineRule="auto"/>
              <w:rPr>
                <w:rFonts w:ascii="Calibri" w:eastAsia="Times New Roman" w:hAnsi="Calibri" w:cs="Calibri"/>
                <w:color w:val="000000"/>
              </w:rPr>
            </w:pPr>
            <w:r w:rsidRPr="006352A6">
              <w:rPr>
                <w:rFonts w:ascii="Calibri" w:eastAsia="Times New Roman" w:hAnsi="Calibri" w:cs="Calibri"/>
                <w:color w:val="000000"/>
              </w:rPr>
              <w:t>50</w:t>
            </w:r>
          </w:p>
        </w:tc>
        <w:tc>
          <w:tcPr>
            <w:tcW w:w="990" w:type="dxa"/>
            <w:vMerge/>
            <w:tcBorders>
              <w:top w:val="nil"/>
              <w:left w:val="single" w:sz="8" w:space="0" w:color="auto"/>
              <w:bottom w:val="single" w:sz="8" w:space="0" w:color="000000"/>
              <w:right w:val="single" w:sz="8" w:space="0" w:color="auto"/>
            </w:tcBorders>
            <w:vAlign w:val="center"/>
            <w:hideMark/>
          </w:tcPr>
          <w:p w:rsidR="006352A6" w:rsidRPr="006352A6" w:rsidRDefault="006352A6" w:rsidP="006352A6">
            <w:pPr>
              <w:spacing w:after="0" w:line="240" w:lineRule="auto"/>
              <w:rPr>
                <w:rFonts w:ascii="Calibri" w:eastAsia="Times New Roman" w:hAnsi="Calibri" w:cs="Calibri"/>
                <w:color w:val="000000"/>
              </w:rPr>
            </w:pPr>
          </w:p>
        </w:tc>
        <w:tc>
          <w:tcPr>
            <w:tcW w:w="1090" w:type="dxa"/>
            <w:vMerge/>
            <w:tcBorders>
              <w:top w:val="nil"/>
              <w:left w:val="single" w:sz="8" w:space="0" w:color="auto"/>
              <w:bottom w:val="single" w:sz="8" w:space="0" w:color="000000"/>
              <w:right w:val="single" w:sz="8" w:space="0" w:color="auto"/>
            </w:tcBorders>
            <w:vAlign w:val="center"/>
            <w:hideMark/>
          </w:tcPr>
          <w:p w:rsidR="006352A6" w:rsidRPr="006352A6" w:rsidRDefault="006352A6" w:rsidP="006352A6">
            <w:pPr>
              <w:spacing w:after="0" w:line="240" w:lineRule="auto"/>
              <w:rPr>
                <w:rFonts w:ascii="Calibri" w:eastAsia="Times New Roman" w:hAnsi="Calibri" w:cs="Calibri"/>
                <w:color w:val="000000"/>
              </w:rPr>
            </w:pPr>
          </w:p>
        </w:tc>
        <w:tc>
          <w:tcPr>
            <w:tcW w:w="2330" w:type="dxa"/>
            <w:vMerge/>
            <w:tcBorders>
              <w:top w:val="nil"/>
              <w:left w:val="single" w:sz="8" w:space="0" w:color="auto"/>
              <w:bottom w:val="single" w:sz="8" w:space="0" w:color="000000"/>
              <w:right w:val="single" w:sz="8" w:space="0" w:color="auto"/>
            </w:tcBorders>
            <w:vAlign w:val="center"/>
            <w:hideMark/>
          </w:tcPr>
          <w:p w:rsidR="006352A6" w:rsidRPr="006352A6" w:rsidRDefault="006352A6" w:rsidP="006352A6">
            <w:pPr>
              <w:spacing w:after="0" w:line="240" w:lineRule="auto"/>
              <w:rPr>
                <w:rFonts w:ascii="Calibri" w:eastAsia="Times New Roman" w:hAnsi="Calibri" w:cs="Calibri"/>
                <w:color w:val="000000"/>
              </w:rPr>
            </w:pPr>
          </w:p>
        </w:tc>
      </w:tr>
      <w:tr w:rsidR="006352A6" w:rsidRPr="006352A6" w:rsidTr="006352A6">
        <w:trPr>
          <w:trHeight w:val="248"/>
        </w:trPr>
        <w:tc>
          <w:tcPr>
            <w:tcW w:w="3109" w:type="dxa"/>
            <w:tcBorders>
              <w:top w:val="nil"/>
              <w:left w:val="single" w:sz="8" w:space="0" w:color="auto"/>
              <w:bottom w:val="single" w:sz="4" w:space="0" w:color="auto"/>
              <w:right w:val="single" w:sz="4" w:space="0" w:color="auto"/>
            </w:tcBorders>
            <w:shd w:val="clear" w:color="auto" w:fill="auto"/>
            <w:noWrap/>
            <w:vAlign w:val="bottom"/>
            <w:hideMark/>
          </w:tcPr>
          <w:p w:rsidR="006352A6" w:rsidRPr="006352A6" w:rsidRDefault="006352A6" w:rsidP="006352A6">
            <w:pPr>
              <w:spacing w:after="0" w:line="240" w:lineRule="auto"/>
              <w:rPr>
                <w:rFonts w:ascii="Calibri" w:eastAsia="Times New Roman" w:hAnsi="Calibri" w:cs="Calibri"/>
                <w:b/>
                <w:bCs/>
                <w:color w:val="000000"/>
              </w:rPr>
            </w:pPr>
            <w:r w:rsidRPr="006352A6">
              <w:rPr>
                <w:rFonts w:ascii="Calibri" w:eastAsia="Times New Roman" w:hAnsi="Calibri" w:cs="Calibri"/>
                <w:b/>
                <w:bCs/>
                <w:color w:val="000000"/>
              </w:rPr>
              <w:t>Data retrievals Expedited</w:t>
            </w:r>
          </w:p>
        </w:tc>
        <w:tc>
          <w:tcPr>
            <w:tcW w:w="1391" w:type="dxa"/>
            <w:tcBorders>
              <w:top w:val="nil"/>
              <w:left w:val="nil"/>
              <w:bottom w:val="single" w:sz="4" w:space="0" w:color="auto"/>
              <w:right w:val="single" w:sz="8" w:space="0" w:color="auto"/>
            </w:tcBorders>
            <w:shd w:val="clear" w:color="auto" w:fill="auto"/>
            <w:noWrap/>
            <w:vAlign w:val="center"/>
            <w:hideMark/>
          </w:tcPr>
          <w:p w:rsidR="006352A6" w:rsidRPr="006352A6" w:rsidRDefault="006352A6" w:rsidP="006352A6">
            <w:pPr>
              <w:spacing w:after="0" w:line="240" w:lineRule="auto"/>
              <w:rPr>
                <w:rFonts w:ascii="Calibri" w:eastAsia="Times New Roman" w:hAnsi="Calibri" w:cs="Calibri"/>
                <w:color w:val="000000"/>
              </w:rPr>
            </w:pPr>
            <w:r w:rsidRPr="006352A6">
              <w:rPr>
                <w:rFonts w:ascii="Calibri" w:eastAsia="Times New Roman" w:hAnsi="Calibri" w:cs="Calibri"/>
                <w:color w:val="000000"/>
              </w:rPr>
              <w:t>20</w:t>
            </w:r>
          </w:p>
        </w:tc>
        <w:tc>
          <w:tcPr>
            <w:tcW w:w="990" w:type="dxa"/>
            <w:vMerge/>
            <w:tcBorders>
              <w:top w:val="nil"/>
              <w:left w:val="single" w:sz="8" w:space="0" w:color="auto"/>
              <w:bottom w:val="single" w:sz="8" w:space="0" w:color="000000"/>
              <w:right w:val="single" w:sz="8" w:space="0" w:color="auto"/>
            </w:tcBorders>
            <w:vAlign w:val="center"/>
            <w:hideMark/>
          </w:tcPr>
          <w:p w:rsidR="006352A6" w:rsidRPr="006352A6" w:rsidRDefault="006352A6" w:rsidP="006352A6">
            <w:pPr>
              <w:spacing w:after="0" w:line="240" w:lineRule="auto"/>
              <w:rPr>
                <w:rFonts w:ascii="Calibri" w:eastAsia="Times New Roman" w:hAnsi="Calibri" w:cs="Calibri"/>
                <w:color w:val="000000"/>
              </w:rPr>
            </w:pPr>
          </w:p>
        </w:tc>
        <w:tc>
          <w:tcPr>
            <w:tcW w:w="1090" w:type="dxa"/>
            <w:vMerge/>
            <w:tcBorders>
              <w:top w:val="nil"/>
              <w:left w:val="single" w:sz="8" w:space="0" w:color="auto"/>
              <w:bottom w:val="single" w:sz="8" w:space="0" w:color="000000"/>
              <w:right w:val="single" w:sz="8" w:space="0" w:color="auto"/>
            </w:tcBorders>
            <w:vAlign w:val="center"/>
            <w:hideMark/>
          </w:tcPr>
          <w:p w:rsidR="006352A6" w:rsidRPr="006352A6" w:rsidRDefault="006352A6" w:rsidP="006352A6">
            <w:pPr>
              <w:spacing w:after="0" w:line="240" w:lineRule="auto"/>
              <w:rPr>
                <w:rFonts w:ascii="Calibri" w:eastAsia="Times New Roman" w:hAnsi="Calibri" w:cs="Calibri"/>
                <w:color w:val="000000"/>
              </w:rPr>
            </w:pPr>
          </w:p>
        </w:tc>
        <w:tc>
          <w:tcPr>
            <w:tcW w:w="2330" w:type="dxa"/>
            <w:vMerge/>
            <w:tcBorders>
              <w:top w:val="nil"/>
              <w:left w:val="single" w:sz="8" w:space="0" w:color="auto"/>
              <w:bottom w:val="single" w:sz="8" w:space="0" w:color="000000"/>
              <w:right w:val="single" w:sz="8" w:space="0" w:color="auto"/>
            </w:tcBorders>
            <w:vAlign w:val="center"/>
            <w:hideMark/>
          </w:tcPr>
          <w:p w:rsidR="006352A6" w:rsidRPr="006352A6" w:rsidRDefault="006352A6" w:rsidP="006352A6">
            <w:pPr>
              <w:spacing w:after="0" w:line="240" w:lineRule="auto"/>
              <w:rPr>
                <w:rFonts w:ascii="Calibri" w:eastAsia="Times New Roman" w:hAnsi="Calibri" w:cs="Calibri"/>
                <w:color w:val="000000"/>
              </w:rPr>
            </w:pPr>
          </w:p>
        </w:tc>
      </w:tr>
      <w:tr w:rsidR="006352A6" w:rsidRPr="006352A6" w:rsidTr="006352A6">
        <w:trPr>
          <w:trHeight w:val="261"/>
        </w:trPr>
        <w:tc>
          <w:tcPr>
            <w:tcW w:w="3109" w:type="dxa"/>
            <w:tcBorders>
              <w:top w:val="nil"/>
              <w:left w:val="single" w:sz="8" w:space="0" w:color="auto"/>
              <w:bottom w:val="single" w:sz="8" w:space="0" w:color="auto"/>
              <w:right w:val="single" w:sz="4" w:space="0" w:color="auto"/>
            </w:tcBorders>
            <w:shd w:val="clear" w:color="auto" w:fill="auto"/>
            <w:noWrap/>
            <w:vAlign w:val="bottom"/>
            <w:hideMark/>
          </w:tcPr>
          <w:p w:rsidR="006352A6" w:rsidRPr="006352A6" w:rsidRDefault="006352A6" w:rsidP="006352A6">
            <w:pPr>
              <w:spacing w:after="0" w:line="240" w:lineRule="auto"/>
              <w:rPr>
                <w:rFonts w:ascii="Calibri" w:eastAsia="Times New Roman" w:hAnsi="Calibri" w:cs="Calibri"/>
                <w:b/>
                <w:bCs/>
                <w:color w:val="000000"/>
              </w:rPr>
            </w:pPr>
            <w:r w:rsidRPr="006352A6">
              <w:rPr>
                <w:rFonts w:ascii="Calibri" w:eastAsia="Times New Roman" w:hAnsi="Calibri" w:cs="Calibri"/>
                <w:b/>
                <w:bCs/>
                <w:color w:val="000000"/>
              </w:rPr>
              <w:t>Data retrievals Bulk</w:t>
            </w:r>
          </w:p>
        </w:tc>
        <w:tc>
          <w:tcPr>
            <w:tcW w:w="1391" w:type="dxa"/>
            <w:tcBorders>
              <w:top w:val="nil"/>
              <w:left w:val="nil"/>
              <w:bottom w:val="single" w:sz="8" w:space="0" w:color="auto"/>
              <w:right w:val="single" w:sz="8" w:space="0" w:color="auto"/>
            </w:tcBorders>
            <w:shd w:val="clear" w:color="auto" w:fill="auto"/>
            <w:noWrap/>
            <w:vAlign w:val="center"/>
            <w:hideMark/>
          </w:tcPr>
          <w:p w:rsidR="006352A6" w:rsidRPr="006352A6" w:rsidRDefault="006352A6" w:rsidP="006352A6">
            <w:pPr>
              <w:spacing w:after="0" w:line="240" w:lineRule="auto"/>
              <w:rPr>
                <w:rFonts w:ascii="Calibri" w:eastAsia="Times New Roman" w:hAnsi="Calibri" w:cs="Calibri"/>
                <w:color w:val="000000"/>
              </w:rPr>
            </w:pPr>
            <w:r w:rsidRPr="006352A6">
              <w:rPr>
                <w:rFonts w:ascii="Calibri" w:eastAsia="Times New Roman" w:hAnsi="Calibri" w:cs="Calibri"/>
                <w:color w:val="000000"/>
              </w:rPr>
              <w:t>250</w:t>
            </w:r>
          </w:p>
        </w:tc>
        <w:tc>
          <w:tcPr>
            <w:tcW w:w="990" w:type="dxa"/>
            <w:vMerge/>
            <w:tcBorders>
              <w:top w:val="nil"/>
              <w:left w:val="single" w:sz="8" w:space="0" w:color="auto"/>
              <w:bottom w:val="single" w:sz="8" w:space="0" w:color="000000"/>
              <w:right w:val="single" w:sz="8" w:space="0" w:color="auto"/>
            </w:tcBorders>
            <w:vAlign w:val="center"/>
            <w:hideMark/>
          </w:tcPr>
          <w:p w:rsidR="006352A6" w:rsidRPr="006352A6" w:rsidRDefault="006352A6" w:rsidP="006352A6">
            <w:pPr>
              <w:spacing w:after="0" w:line="240" w:lineRule="auto"/>
              <w:rPr>
                <w:rFonts w:ascii="Calibri" w:eastAsia="Times New Roman" w:hAnsi="Calibri" w:cs="Calibri"/>
                <w:color w:val="000000"/>
              </w:rPr>
            </w:pPr>
          </w:p>
        </w:tc>
        <w:tc>
          <w:tcPr>
            <w:tcW w:w="1090" w:type="dxa"/>
            <w:vMerge/>
            <w:tcBorders>
              <w:top w:val="nil"/>
              <w:left w:val="single" w:sz="8" w:space="0" w:color="auto"/>
              <w:bottom w:val="single" w:sz="8" w:space="0" w:color="000000"/>
              <w:right w:val="single" w:sz="8" w:space="0" w:color="auto"/>
            </w:tcBorders>
            <w:vAlign w:val="center"/>
            <w:hideMark/>
          </w:tcPr>
          <w:p w:rsidR="006352A6" w:rsidRPr="006352A6" w:rsidRDefault="006352A6" w:rsidP="006352A6">
            <w:pPr>
              <w:spacing w:after="0" w:line="240" w:lineRule="auto"/>
              <w:rPr>
                <w:rFonts w:ascii="Calibri" w:eastAsia="Times New Roman" w:hAnsi="Calibri" w:cs="Calibri"/>
                <w:color w:val="000000"/>
              </w:rPr>
            </w:pPr>
          </w:p>
        </w:tc>
        <w:tc>
          <w:tcPr>
            <w:tcW w:w="2330" w:type="dxa"/>
            <w:vMerge/>
            <w:tcBorders>
              <w:top w:val="nil"/>
              <w:left w:val="single" w:sz="8" w:space="0" w:color="auto"/>
              <w:bottom w:val="single" w:sz="8" w:space="0" w:color="000000"/>
              <w:right w:val="single" w:sz="8" w:space="0" w:color="auto"/>
            </w:tcBorders>
            <w:vAlign w:val="center"/>
            <w:hideMark/>
          </w:tcPr>
          <w:p w:rsidR="006352A6" w:rsidRPr="006352A6" w:rsidRDefault="006352A6" w:rsidP="006352A6">
            <w:pPr>
              <w:spacing w:after="0" w:line="240" w:lineRule="auto"/>
              <w:rPr>
                <w:rFonts w:ascii="Calibri" w:eastAsia="Times New Roman" w:hAnsi="Calibri" w:cs="Calibri"/>
                <w:color w:val="000000"/>
              </w:rPr>
            </w:pPr>
          </w:p>
        </w:tc>
      </w:tr>
      <w:tr w:rsidR="006352A6" w:rsidRPr="006352A6" w:rsidTr="006352A6">
        <w:trPr>
          <w:trHeight w:val="450"/>
        </w:trPr>
        <w:tc>
          <w:tcPr>
            <w:tcW w:w="4500" w:type="dxa"/>
            <w:gridSpan w:val="2"/>
            <w:vMerge w:val="restart"/>
            <w:tcBorders>
              <w:top w:val="nil"/>
              <w:left w:val="single" w:sz="8" w:space="0" w:color="auto"/>
              <w:bottom w:val="nil"/>
              <w:right w:val="single" w:sz="8" w:space="0" w:color="000000"/>
            </w:tcBorders>
            <w:shd w:val="clear" w:color="auto" w:fill="auto"/>
            <w:noWrap/>
            <w:vAlign w:val="center"/>
            <w:hideMark/>
          </w:tcPr>
          <w:p w:rsidR="006352A6" w:rsidRPr="006352A6" w:rsidRDefault="006352A6" w:rsidP="006352A6">
            <w:pPr>
              <w:spacing w:after="0" w:line="240" w:lineRule="auto"/>
              <w:jc w:val="center"/>
              <w:rPr>
                <w:rFonts w:ascii="Calibri" w:eastAsia="Times New Roman" w:hAnsi="Calibri" w:cs="Calibri"/>
                <w:b/>
                <w:bCs/>
                <w:color w:val="000000"/>
              </w:rPr>
            </w:pPr>
            <w:r w:rsidRPr="006352A6">
              <w:rPr>
                <w:rFonts w:ascii="Calibri" w:eastAsia="Times New Roman" w:hAnsi="Calibri" w:cs="Calibri"/>
                <w:b/>
                <w:bCs/>
                <w:color w:val="000000"/>
              </w:rPr>
              <w:t>Data Transfer</w:t>
            </w:r>
          </w:p>
        </w:tc>
        <w:tc>
          <w:tcPr>
            <w:tcW w:w="990" w:type="dxa"/>
            <w:vMerge w:val="restart"/>
            <w:tcBorders>
              <w:top w:val="nil"/>
              <w:left w:val="single" w:sz="8" w:space="0" w:color="auto"/>
              <w:bottom w:val="single" w:sz="8" w:space="0" w:color="000000"/>
              <w:right w:val="single" w:sz="8" w:space="0" w:color="auto"/>
            </w:tcBorders>
            <w:shd w:val="clear" w:color="auto" w:fill="auto"/>
            <w:vAlign w:val="center"/>
            <w:hideMark/>
          </w:tcPr>
          <w:p w:rsidR="006352A6" w:rsidRPr="006352A6" w:rsidRDefault="006352A6" w:rsidP="006352A6">
            <w:pPr>
              <w:spacing w:after="0" w:line="240" w:lineRule="auto"/>
              <w:jc w:val="center"/>
              <w:rPr>
                <w:rFonts w:ascii="Calibri" w:eastAsia="Times New Roman" w:hAnsi="Calibri" w:cs="Calibri"/>
                <w:color w:val="000000"/>
              </w:rPr>
            </w:pPr>
            <w:r w:rsidRPr="006352A6">
              <w:rPr>
                <w:rFonts w:ascii="Calibri" w:eastAsia="Times New Roman" w:hAnsi="Calibri" w:cs="Calibri"/>
                <w:color w:val="000000"/>
              </w:rPr>
              <w:t>+</w:t>
            </w:r>
          </w:p>
        </w:tc>
        <w:tc>
          <w:tcPr>
            <w:tcW w:w="1090" w:type="dxa"/>
            <w:vMerge w:val="restart"/>
            <w:tcBorders>
              <w:top w:val="nil"/>
              <w:left w:val="single" w:sz="8" w:space="0" w:color="auto"/>
              <w:bottom w:val="single" w:sz="8" w:space="0" w:color="000000"/>
              <w:right w:val="single" w:sz="8" w:space="0" w:color="auto"/>
            </w:tcBorders>
            <w:shd w:val="clear" w:color="auto" w:fill="auto"/>
            <w:vAlign w:val="center"/>
            <w:hideMark/>
          </w:tcPr>
          <w:p w:rsidR="006352A6" w:rsidRPr="006352A6" w:rsidRDefault="006352A6" w:rsidP="006352A6">
            <w:pPr>
              <w:spacing w:after="0" w:line="240" w:lineRule="auto"/>
              <w:jc w:val="center"/>
              <w:rPr>
                <w:rFonts w:ascii="Calibri" w:eastAsia="Times New Roman" w:hAnsi="Calibri" w:cs="Calibri"/>
                <w:color w:val="000000"/>
              </w:rPr>
            </w:pPr>
            <w:r w:rsidRPr="006352A6">
              <w:rPr>
                <w:rFonts w:ascii="Calibri" w:eastAsia="Times New Roman" w:hAnsi="Calibri" w:cs="Calibri"/>
                <w:color w:val="000000"/>
              </w:rPr>
              <w:t>+</w:t>
            </w:r>
          </w:p>
        </w:tc>
        <w:tc>
          <w:tcPr>
            <w:tcW w:w="2330" w:type="dxa"/>
            <w:vMerge w:val="restart"/>
            <w:tcBorders>
              <w:top w:val="nil"/>
              <w:left w:val="single" w:sz="8" w:space="0" w:color="auto"/>
              <w:bottom w:val="single" w:sz="8" w:space="0" w:color="000000"/>
              <w:right w:val="single" w:sz="8" w:space="0" w:color="auto"/>
            </w:tcBorders>
            <w:shd w:val="clear" w:color="auto" w:fill="auto"/>
            <w:vAlign w:val="center"/>
            <w:hideMark/>
          </w:tcPr>
          <w:p w:rsidR="006352A6" w:rsidRPr="006352A6" w:rsidRDefault="006352A6" w:rsidP="006352A6">
            <w:pPr>
              <w:spacing w:after="0" w:line="240" w:lineRule="auto"/>
              <w:jc w:val="center"/>
              <w:rPr>
                <w:rFonts w:ascii="Calibri" w:eastAsia="Times New Roman" w:hAnsi="Calibri" w:cs="Calibri"/>
                <w:color w:val="000000"/>
              </w:rPr>
            </w:pPr>
            <w:r w:rsidRPr="006352A6">
              <w:rPr>
                <w:rFonts w:ascii="Calibri" w:eastAsia="Times New Roman" w:hAnsi="Calibri" w:cs="Calibri"/>
                <w:color w:val="000000"/>
              </w:rPr>
              <w:t>+</w:t>
            </w:r>
          </w:p>
        </w:tc>
      </w:tr>
      <w:tr w:rsidR="006352A6" w:rsidRPr="006352A6" w:rsidTr="006352A6">
        <w:trPr>
          <w:trHeight w:val="450"/>
        </w:trPr>
        <w:tc>
          <w:tcPr>
            <w:tcW w:w="4500" w:type="dxa"/>
            <w:gridSpan w:val="2"/>
            <w:vMerge/>
            <w:tcBorders>
              <w:top w:val="nil"/>
              <w:left w:val="single" w:sz="8" w:space="0" w:color="auto"/>
              <w:bottom w:val="nil"/>
              <w:right w:val="single" w:sz="8" w:space="0" w:color="000000"/>
            </w:tcBorders>
            <w:vAlign w:val="center"/>
            <w:hideMark/>
          </w:tcPr>
          <w:p w:rsidR="006352A6" w:rsidRPr="006352A6" w:rsidRDefault="006352A6" w:rsidP="006352A6">
            <w:pPr>
              <w:spacing w:after="0" w:line="240" w:lineRule="auto"/>
              <w:rPr>
                <w:rFonts w:ascii="Calibri" w:eastAsia="Times New Roman" w:hAnsi="Calibri" w:cs="Calibri"/>
                <w:b/>
                <w:bCs/>
                <w:color w:val="000000"/>
              </w:rPr>
            </w:pPr>
          </w:p>
        </w:tc>
        <w:tc>
          <w:tcPr>
            <w:tcW w:w="990" w:type="dxa"/>
            <w:vMerge/>
            <w:tcBorders>
              <w:top w:val="nil"/>
              <w:left w:val="single" w:sz="8" w:space="0" w:color="auto"/>
              <w:bottom w:val="single" w:sz="8" w:space="0" w:color="000000"/>
              <w:right w:val="single" w:sz="8" w:space="0" w:color="auto"/>
            </w:tcBorders>
            <w:vAlign w:val="center"/>
            <w:hideMark/>
          </w:tcPr>
          <w:p w:rsidR="006352A6" w:rsidRPr="006352A6" w:rsidRDefault="006352A6" w:rsidP="006352A6">
            <w:pPr>
              <w:spacing w:after="0" w:line="240" w:lineRule="auto"/>
              <w:rPr>
                <w:rFonts w:ascii="Calibri" w:eastAsia="Times New Roman" w:hAnsi="Calibri" w:cs="Calibri"/>
                <w:color w:val="000000"/>
              </w:rPr>
            </w:pPr>
          </w:p>
        </w:tc>
        <w:tc>
          <w:tcPr>
            <w:tcW w:w="1090" w:type="dxa"/>
            <w:vMerge/>
            <w:tcBorders>
              <w:top w:val="nil"/>
              <w:left w:val="single" w:sz="8" w:space="0" w:color="auto"/>
              <w:bottom w:val="single" w:sz="8" w:space="0" w:color="000000"/>
              <w:right w:val="single" w:sz="8" w:space="0" w:color="auto"/>
            </w:tcBorders>
            <w:vAlign w:val="center"/>
            <w:hideMark/>
          </w:tcPr>
          <w:p w:rsidR="006352A6" w:rsidRPr="006352A6" w:rsidRDefault="006352A6" w:rsidP="006352A6">
            <w:pPr>
              <w:spacing w:after="0" w:line="240" w:lineRule="auto"/>
              <w:rPr>
                <w:rFonts w:ascii="Calibri" w:eastAsia="Times New Roman" w:hAnsi="Calibri" w:cs="Calibri"/>
                <w:color w:val="000000"/>
              </w:rPr>
            </w:pPr>
          </w:p>
        </w:tc>
        <w:tc>
          <w:tcPr>
            <w:tcW w:w="2330" w:type="dxa"/>
            <w:vMerge/>
            <w:tcBorders>
              <w:top w:val="nil"/>
              <w:left w:val="single" w:sz="8" w:space="0" w:color="auto"/>
              <w:bottom w:val="single" w:sz="8" w:space="0" w:color="000000"/>
              <w:right w:val="single" w:sz="8" w:space="0" w:color="auto"/>
            </w:tcBorders>
            <w:vAlign w:val="center"/>
            <w:hideMark/>
          </w:tcPr>
          <w:p w:rsidR="006352A6" w:rsidRPr="006352A6" w:rsidRDefault="006352A6" w:rsidP="006352A6">
            <w:pPr>
              <w:spacing w:after="0" w:line="240" w:lineRule="auto"/>
              <w:rPr>
                <w:rFonts w:ascii="Calibri" w:eastAsia="Times New Roman" w:hAnsi="Calibri" w:cs="Calibri"/>
                <w:color w:val="000000"/>
              </w:rPr>
            </w:pPr>
          </w:p>
        </w:tc>
      </w:tr>
      <w:tr w:rsidR="006352A6" w:rsidRPr="006352A6" w:rsidTr="006352A6">
        <w:trPr>
          <w:trHeight w:val="261"/>
        </w:trPr>
        <w:tc>
          <w:tcPr>
            <w:tcW w:w="3109"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rsidR="006352A6" w:rsidRPr="006352A6" w:rsidRDefault="006352A6" w:rsidP="006352A6">
            <w:pPr>
              <w:spacing w:after="0" w:line="240" w:lineRule="auto"/>
              <w:rPr>
                <w:rFonts w:ascii="Calibri" w:eastAsia="Times New Roman" w:hAnsi="Calibri" w:cs="Calibri"/>
                <w:b/>
                <w:bCs/>
                <w:color w:val="000000"/>
              </w:rPr>
            </w:pPr>
            <w:r w:rsidRPr="006352A6">
              <w:rPr>
                <w:rFonts w:ascii="Calibri" w:eastAsia="Times New Roman" w:hAnsi="Calibri" w:cs="Calibri"/>
                <w:b/>
                <w:bCs/>
                <w:color w:val="000000"/>
              </w:rPr>
              <w:t>Inbound Data Transfer</w:t>
            </w:r>
          </w:p>
        </w:tc>
        <w:tc>
          <w:tcPr>
            <w:tcW w:w="1391" w:type="dxa"/>
            <w:tcBorders>
              <w:top w:val="single" w:sz="8" w:space="0" w:color="auto"/>
              <w:left w:val="nil"/>
              <w:bottom w:val="single" w:sz="8" w:space="0" w:color="auto"/>
              <w:right w:val="single" w:sz="8" w:space="0" w:color="auto"/>
            </w:tcBorders>
            <w:shd w:val="clear" w:color="auto" w:fill="auto"/>
            <w:noWrap/>
            <w:vAlign w:val="center"/>
            <w:hideMark/>
          </w:tcPr>
          <w:p w:rsidR="006352A6" w:rsidRPr="006352A6" w:rsidRDefault="006352A6" w:rsidP="006352A6">
            <w:pPr>
              <w:spacing w:after="0" w:line="240" w:lineRule="auto"/>
              <w:rPr>
                <w:rFonts w:ascii="Calibri" w:eastAsia="Times New Roman" w:hAnsi="Calibri" w:cs="Calibri"/>
                <w:color w:val="000000"/>
              </w:rPr>
            </w:pPr>
            <w:r w:rsidRPr="006352A6">
              <w:rPr>
                <w:rFonts w:ascii="Calibri" w:eastAsia="Times New Roman" w:hAnsi="Calibri" w:cs="Calibri"/>
                <w:color w:val="000000"/>
              </w:rPr>
              <w:t>0</w:t>
            </w:r>
          </w:p>
        </w:tc>
        <w:tc>
          <w:tcPr>
            <w:tcW w:w="990" w:type="dxa"/>
            <w:vMerge w:val="restart"/>
            <w:tcBorders>
              <w:top w:val="nil"/>
              <w:left w:val="nil"/>
              <w:bottom w:val="single" w:sz="8" w:space="0" w:color="000000"/>
              <w:right w:val="single" w:sz="8" w:space="0" w:color="auto"/>
            </w:tcBorders>
            <w:shd w:val="clear" w:color="auto" w:fill="auto"/>
            <w:vAlign w:val="center"/>
            <w:hideMark/>
          </w:tcPr>
          <w:p w:rsidR="006352A6" w:rsidRPr="006352A6" w:rsidRDefault="006352A6" w:rsidP="006352A6">
            <w:pPr>
              <w:spacing w:after="0" w:line="240" w:lineRule="auto"/>
              <w:jc w:val="center"/>
              <w:rPr>
                <w:rFonts w:ascii="Calibri" w:eastAsia="Times New Roman" w:hAnsi="Calibri" w:cs="Calibri"/>
                <w:color w:val="000000"/>
              </w:rPr>
            </w:pPr>
            <w:r w:rsidRPr="006352A6">
              <w:rPr>
                <w:rFonts w:ascii="Calibri" w:eastAsia="Times New Roman" w:hAnsi="Calibri" w:cs="Calibri"/>
                <w:color w:val="000000"/>
              </w:rPr>
              <w:t>4.5</w:t>
            </w:r>
          </w:p>
        </w:tc>
        <w:tc>
          <w:tcPr>
            <w:tcW w:w="1090" w:type="dxa"/>
            <w:vMerge w:val="restart"/>
            <w:tcBorders>
              <w:top w:val="nil"/>
              <w:left w:val="nil"/>
              <w:bottom w:val="single" w:sz="8" w:space="0" w:color="000000"/>
              <w:right w:val="single" w:sz="8" w:space="0" w:color="auto"/>
            </w:tcBorders>
            <w:shd w:val="clear" w:color="auto" w:fill="auto"/>
            <w:vAlign w:val="center"/>
            <w:hideMark/>
          </w:tcPr>
          <w:p w:rsidR="006352A6" w:rsidRPr="006352A6" w:rsidRDefault="006352A6" w:rsidP="006352A6">
            <w:pPr>
              <w:spacing w:after="0" w:line="240" w:lineRule="auto"/>
              <w:jc w:val="center"/>
              <w:rPr>
                <w:rFonts w:ascii="Calibri" w:eastAsia="Times New Roman" w:hAnsi="Calibri" w:cs="Calibri"/>
                <w:color w:val="000000"/>
              </w:rPr>
            </w:pPr>
            <w:r w:rsidRPr="006352A6">
              <w:rPr>
                <w:rFonts w:ascii="Calibri" w:eastAsia="Times New Roman" w:hAnsi="Calibri" w:cs="Calibri"/>
                <w:color w:val="000000"/>
              </w:rPr>
              <w:t>7.5</w:t>
            </w:r>
          </w:p>
        </w:tc>
        <w:tc>
          <w:tcPr>
            <w:tcW w:w="2330" w:type="dxa"/>
            <w:vMerge w:val="restart"/>
            <w:tcBorders>
              <w:top w:val="nil"/>
              <w:left w:val="nil"/>
              <w:bottom w:val="single" w:sz="8" w:space="0" w:color="000000"/>
              <w:right w:val="single" w:sz="8" w:space="0" w:color="auto"/>
            </w:tcBorders>
            <w:shd w:val="clear" w:color="auto" w:fill="auto"/>
            <w:vAlign w:val="center"/>
            <w:hideMark/>
          </w:tcPr>
          <w:p w:rsidR="006352A6" w:rsidRPr="006352A6" w:rsidRDefault="006352A6" w:rsidP="006352A6">
            <w:pPr>
              <w:spacing w:after="0" w:line="240" w:lineRule="auto"/>
              <w:jc w:val="center"/>
              <w:rPr>
                <w:rFonts w:ascii="Calibri" w:eastAsia="Times New Roman" w:hAnsi="Calibri" w:cs="Calibri"/>
                <w:color w:val="000000"/>
              </w:rPr>
            </w:pPr>
            <w:r w:rsidRPr="006352A6">
              <w:rPr>
                <w:rFonts w:ascii="Calibri" w:eastAsia="Times New Roman" w:hAnsi="Calibri" w:cs="Calibri"/>
                <w:color w:val="000000"/>
              </w:rPr>
              <w:t>4.5</w:t>
            </w:r>
          </w:p>
        </w:tc>
      </w:tr>
      <w:tr w:rsidR="006352A6" w:rsidRPr="006352A6" w:rsidTr="006352A6">
        <w:trPr>
          <w:trHeight w:val="261"/>
        </w:trPr>
        <w:tc>
          <w:tcPr>
            <w:tcW w:w="3109" w:type="dxa"/>
            <w:tcBorders>
              <w:top w:val="nil"/>
              <w:left w:val="single" w:sz="8" w:space="0" w:color="auto"/>
              <w:bottom w:val="single" w:sz="8" w:space="0" w:color="auto"/>
              <w:right w:val="nil"/>
            </w:tcBorders>
            <w:shd w:val="clear" w:color="auto" w:fill="auto"/>
            <w:noWrap/>
            <w:vAlign w:val="center"/>
            <w:hideMark/>
          </w:tcPr>
          <w:p w:rsidR="006352A6" w:rsidRPr="006352A6" w:rsidRDefault="006352A6" w:rsidP="006352A6">
            <w:pPr>
              <w:spacing w:after="0" w:line="240" w:lineRule="auto"/>
              <w:rPr>
                <w:rFonts w:ascii="Calibri" w:eastAsia="Times New Roman" w:hAnsi="Calibri" w:cs="Calibri"/>
                <w:b/>
                <w:bCs/>
                <w:color w:val="000000"/>
              </w:rPr>
            </w:pPr>
            <w:r w:rsidRPr="006352A6">
              <w:rPr>
                <w:rFonts w:ascii="Calibri" w:eastAsia="Times New Roman" w:hAnsi="Calibri" w:cs="Calibri"/>
                <w:b/>
                <w:bCs/>
                <w:color w:val="000000"/>
              </w:rPr>
              <w:t>Outbound Data Transfer</w:t>
            </w:r>
          </w:p>
        </w:tc>
        <w:tc>
          <w:tcPr>
            <w:tcW w:w="1391" w:type="dxa"/>
            <w:tcBorders>
              <w:top w:val="nil"/>
              <w:left w:val="nil"/>
              <w:bottom w:val="single" w:sz="8" w:space="0" w:color="auto"/>
              <w:right w:val="single" w:sz="8" w:space="0" w:color="auto"/>
            </w:tcBorders>
            <w:shd w:val="clear" w:color="auto" w:fill="auto"/>
            <w:noWrap/>
            <w:vAlign w:val="center"/>
            <w:hideMark/>
          </w:tcPr>
          <w:p w:rsidR="006352A6" w:rsidRPr="006352A6" w:rsidRDefault="006352A6" w:rsidP="006352A6">
            <w:pPr>
              <w:spacing w:after="0" w:line="240" w:lineRule="auto"/>
              <w:rPr>
                <w:rFonts w:ascii="Calibri" w:eastAsia="Times New Roman" w:hAnsi="Calibri" w:cs="Calibri"/>
                <w:color w:val="000000"/>
              </w:rPr>
            </w:pPr>
            <w:r w:rsidRPr="006352A6">
              <w:rPr>
                <w:rFonts w:ascii="Calibri" w:eastAsia="Times New Roman" w:hAnsi="Calibri" w:cs="Calibri"/>
                <w:color w:val="000000"/>
              </w:rPr>
              <w:t>50 Gb</w:t>
            </w:r>
          </w:p>
        </w:tc>
        <w:tc>
          <w:tcPr>
            <w:tcW w:w="990" w:type="dxa"/>
            <w:vMerge/>
            <w:tcBorders>
              <w:top w:val="nil"/>
              <w:left w:val="nil"/>
              <w:bottom w:val="single" w:sz="8" w:space="0" w:color="000000"/>
              <w:right w:val="single" w:sz="8" w:space="0" w:color="auto"/>
            </w:tcBorders>
            <w:vAlign w:val="center"/>
            <w:hideMark/>
          </w:tcPr>
          <w:p w:rsidR="006352A6" w:rsidRPr="006352A6" w:rsidRDefault="006352A6" w:rsidP="006352A6">
            <w:pPr>
              <w:spacing w:after="0" w:line="240" w:lineRule="auto"/>
              <w:rPr>
                <w:rFonts w:ascii="Calibri" w:eastAsia="Times New Roman" w:hAnsi="Calibri" w:cs="Calibri"/>
                <w:color w:val="000000"/>
              </w:rPr>
            </w:pPr>
          </w:p>
        </w:tc>
        <w:tc>
          <w:tcPr>
            <w:tcW w:w="1090" w:type="dxa"/>
            <w:vMerge/>
            <w:tcBorders>
              <w:top w:val="nil"/>
              <w:left w:val="nil"/>
              <w:bottom w:val="single" w:sz="8" w:space="0" w:color="000000"/>
              <w:right w:val="single" w:sz="8" w:space="0" w:color="auto"/>
            </w:tcBorders>
            <w:vAlign w:val="center"/>
            <w:hideMark/>
          </w:tcPr>
          <w:p w:rsidR="006352A6" w:rsidRPr="006352A6" w:rsidRDefault="006352A6" w:rsidP="006352A6">
            <w:pPr>
              <w:spacing w:after="0" w:line="240" w:lineRule="auto"/>
              <w:rPr>
                <w:rFonts w:ascii="Calibri" w:eastAsia="Times New Roman" w:hAnsi="Calibri" w:cs="Calibri"/>
                <w:color w:val="000000"/>
              </w:rPr>
            </w:pPr>
          </w:p>
        </w:tc>
        <w:tc>
          <w:tcPr>
            <w:tcW w:w="2330" w:type="dxa"/>
            <w:vMerge/>
            <w:tcBorders>
              <w:top w:val="nil"/>
              <w:left w:val="nil"/>
              <w:bottom w:val="single" w:sz="8" w:space="0" w:color="000000"/>
              <w:right w:val="single" w:sz="8" w:space="0" w:color="auto"/>
            </w:tcBorders>
            <w:vAlign w:val="center"/>
            <w:hideMark/>
          </w:tcPr>
          <w:p w:rsidR="006352A6" w:rsidRPr="006352A6" w:rsidRDefault="006352A6" w:rsidP="006352A6">
            <w:pPr>
              <w:spacing w:after="0" w:line="240" w:lineRule="auto"/>
              <w:rPr>
                <w:rFonts w:ascii="Calibri" w:eastAsia="Times New Roman" w:hAnsi="Calibri" w:cs="Calibri"/>
                <w:color w:val="000000"/>
              </w:rPr>
            </w:pPr>
          </w:p>
        </w:tc>
      </w:tr>
      <w:tr w:rsidR="006352A6" w:rsidRPr="006352A6" w:rsidTr="006352A6">
        <w:trPr>
          <w:trHeight w:val="248"/>
        </w:trPr>
        <w:tc>
          <w:tcPr>
            <w:tcW w:w="3109" w:type="dxa"/>
            <w:tcBorders>
              <w:top w:val="nil"/>
              <w:left w:val="nil"/>
              <w:bottom w:val="nil"/>
              <w:right w:val="nil"/>
            </w:tcBorders>
            <w:shd w:val="clear" w:color="auto" w:fill="auto"/>
            <w:noWrap/>
            <w:vAlign w:val="center"/>
            <w:hideMark/>
          </w:tcPr>
          <w:p w:rsidR="006352A6" w:rsidRPr="006352A6" w:rsidRDefault="006352A6" w:rsidP="006352A6">
            <w:pPr>
              <w:spacing w:after="0" w:line="240" w:lineRule="auto"/>
              <w:rPr>
                <w:rFonts w:ascii="Calibri" w:eastAsia="Times New Roman" w:hAnsi="Calibri" w:cs="Calibri"/>
                <w:color w:val="000000"/>
              </w:rPr>
            </w:pPr>
          </w:p>
        </w:tc>
        <w:tc>
          <w:tcPr>
            <w:tcW w:w="1391" w:type="dxa"/>
            <w:tcBorders>
              <w:top w:val="nil"/>
              <w:left w:val="nil"/>
              <w:bottom w:val="nil"/>
              <w:right w:val="nil"/>
            </w:tcBorders>
            <w:shd w:val="clear" w:color="000000" w:fill="000000"/>
            <w:noWrap/>
            <w:vAlign w:val="center"/>
            <w:hideMark/>
          </w:tcPr>
          <w:p w:rsidR="006352A6" w:rsidRPr="006352A6" w:rsidRDefault="006352A6" w:rsidP="006352A6">
            <w:pPr>
              <w:spacing w:after="0" w:line="240" w:lineRule="auto"/>
              <w:jc w:val="center"/>
              <w:rPr>
                <w:rFonts w:ascii="Calibri" w:eastAsia="Times New Roman" w:hAnsi="Calibri" w:cs="Calibri"/>
                <w:b/>
                <w:bCs/>
                <w:color w:val="FFFFFF"/>
              </w:rPr>
            </w:pPr>
            <w:r w:rsidRPr="006352A6">
              <w:rPr>
                <w:rFonts w:ascii="Calibri" w:eastAsia="Times New Roman" w:hAnsi="Calibri" w:cs="Calibri"/>
                <w:b/>
                <w:bCs/>
                <w:color w:val="FFFFFF"/>
              </w:rPr>
              <w:t>TOTAL</w:t>
            </w:r>
          </w:p>
        </w:tc>
        <w:tc>
          <w:tcPr>
            <w:tcW w:w="990" w:type="dxa"/>
            <w:tcBorders>
              <w:top w:val="nil"/>
              <w:left w:val="nil"/>
              <w:bottom w:val="nil"/>
              <w:right w:val="nil"/>
            </w:tcBorders>
            <w:shd w:val="clear" w:color="000000" w:fill="000000"/>
            <w:noWrap/>
            <w:vAlign w:val="center"/>
            <w:hideMark/>
          </w:tcPr>
          <w:p w:rsidR="006352A6" w:rsidRPr="006352A6" w:rsidRDefault="006352A6" w:rsidP="006352A6">
            <w:pPr>
              <w:spacing w:after="0" w:line="240" w:lineRule="auto"/>
              <w:jc w:val="center"/>
              <w:rPr>
                <w:rFonts w:ascii="Calibri" w:eastAsia="Times New Roman" w:hAnsi="Calibri" w:cs="Calibri"/>
                <w:b/>
                <w:bCs/>
                <w:color w:val="FFFFFF"/>
              </w:rPr>
            </w:pPr>
            <w:r w:rsidRPr="006352A6">
              <w:rPr>
                <w:rFonts w:ascii="Calibri" w:eastAsia="Times New Roman" w:hAnsi="Calibri" w:cs="Calibri"/>
                <w:b/>
                <w:bCs/>
                <w:color w:val="FFFFFF"/>
              </w:rPr>
              <w:t>6.65</w:t>
            </w:r>
          </w:p>
        </w:tc>
        <w:tc>
          <w:tcPr>
            <w:tcW w:w="1090" w:type="dxa"/>
            <w:tcBorders>
              <w:top w:val="nil"/>
              <w:left w:val="nil"/>
              <w:bottom w:val="nil"/>
              <w:right w:val="nil"/>
            </w:tcBorders>
            <w:shd w:val="clear" w:color="000000" w:fill="000000"/>
            <w:noWrap/>
            <w:vAlign w:val="center"/>
            <w:hideMark/>
          </w:tcPr>
          <w:p w:rsidR="006352A6" w:rsidRPr="006352A6" w:rsidRDefault="006352A6" w:rsidP="006352A6">
            <w:pPr>
              <w:spacing w:after="0" w:line="240" w:lineRule="auto"/>
              <w:jc w:val="center"/>
              <w:rPr>
                <w:rFonts w:ascii="Calibri" w:eastAsia="Times New Roman" w:hAnsi="Calibri" w:cs="Calibri"/>
                <w:b/>
                <w:bCs/>
                <w:color w:val="FFFFFF"/>
              </w:rPr>
            </w:pPr>
            <w:r w:rsidRPr="006352A6">
              <w:rPr>
                <w:rFonts w:ascii="Calibri" w:eastAsia="Times New Roman" w:hAnsi="Calibri" w:cs="Calibri"/>
                <w:b/>
                <w:bCs/>
                <w:color w:val="FFFFFF"/>
              </w:rPr>
              <w:t>11.16</w:t>
            </w:r>
          </w:p>
        </w:tc>
        <w:tc>
          <w:tcPr>
            <w:tcW w:w="2330" w:type="dxa"/>
            <w:tcBorders>
              <w:top w:val="nil"/>
              <w:left w:val="nil"/>
              <w:bottom w:val="nil"/>
              <w:right w:val="nil"/>
            </w:tcBorders>
            <w:shd w:val="clear" w:color="000000" w:fill="000000"/>
            <w:noWrap/>
            <w:vAlign w:val="center"/>
            <w:hideMark/>
          </w:tcPr>
          <w:p w:rsidR="006352A6" w:rsidRPr="006352A6" w:rsidRDefault="006352A6" w:rsidP="006352A6">
            <w:pPr>
              <w:spacing w:after="0" w:line="240" w:lineRule="auto"/>
              <w:jc w:val="center"/>
              <w:rPr>
                <w:rFonts w:ascii="Calibri" w:eastAsia="Times New Roman" w:hAnsi="Calibri" w:cs="Calibri"/>
                <w:b/>
                <w:bCs/>
                <w:color w:val="FFFFFF"/>
              </w:rPr>
            </w:pPr>
            <w:r w:rsidRPr="006352A6">
              <w:rPr>
                <w:rFonts w:ascii="Calibri" w:eastAsia="Times New Roman" w:hAnsi="Calibri" w:cs="Calibri"/>
                <w:b/>
                <w:bCs/>
                <w:color w:val="FFFFFF"/>
              </w:rPr>
              <w:t>7</w:t>
            </w:r>
          </w:p>
        </w:tc>
      </w:tr>
    </w:tbl>
    <w:p w:rsidR="006352A6" w:rsidRDefault="006352A6" w:rsidP="005C7F48">
      <w:pPr>
        <w:spacing w:before="100" w:beforeAutospacing="1" w:after="100" w:afterAutospacing="1" w:line="240" w:lineRule="auto"/>
        <w:rPr>
          <w:lang w:val="es-ES"/>
        </w:rPr>
      </w:pPr>
    </w:p>
    <w:p w:rsidR="006352A6" w:rsidRDefault="006352A6" w:rsidP="005C7F48">
      <w:pPr>
        <w:spacing w:before="100" w:beforeAutospacing="1" w:after="100" w:afterAutospacing="1" w:line="240" w:lineRule="auto"/>
        <w:rPr>
          <w:lang w:val="es-ES"/>
        </w:rPr>
      </w:pPr>
    </w:p>
    <w:p w:rsidR="006352A6" w:rsidRDefault="006352A6" w:rsidP="005C7F48">
      <w:pPr>
        <w:spacing w:before="100" w:beforeAutospacing="1" w:after="100" w:afterAutospacing="1" w:line="240" w:lineRule="auto"/>
        <w:rPr>
          <w:lang w:val="es-ES"/>
        </w:rPr>
      </w:pPr>
    </w:p>
    <w:p w:rsidR="006352A6" w:rsidRDefault="006352A6" w:rsidP="005C7F48">
      <w:pPr>
        <w:spacing w:before="100" w:beforeAutospacing="1" w:after="100" w:afterAutospacing="1" w:line="240" w:lineRule="auto"/>
        <w:rPr>
          <w:lang w:val="es-ES"/>
        </w:rPr>
      </w:pPr>
    </w:p>
    <w:p w:rsidR="006352A6" w:rsidRDefault="006352A6" w:rsidP="005C7F48">
      <w:pPr>
        <w:spacing w:before="100" w:beforeAutospacing="1" w:after="100" w:afterAutospacing="1" w:line="240" w:lineRule="auto"/>
        <w:rPr>
          <w:lang w:val="es-ES"/>
        </w:rPr>
      </w:pPr>
    </w:p>
    <w:p w:rsidR="006352A6" w:rsidRDefault="006352A6" w:rsidP="005C7F48">
      <w:pPr>
        <w:spacing w:before="100" w:beforeAutospacing="1" w:after="100" w:afterAutospacing="1" w:line="240" w:lineRule="auto"/>
        <w:rPr>
          <w:lang w:val="es-ES"/>
        </w:rPr>
      </w:pPr>
    </w:p>
    <w:p w:rsidR="006352A6" w:rsidRDefault="006352A6" w:rsidP="005C7F48">
      <w:pPr>
        <w:spacing w:before="100" w:beforeAutospacing="1" w:after="100" w:afterAutospacing="1" w:line="240" w:lineRule="auto"/>
        <w:rPr>
          <w:lang w:val="es-ES"/>
        </w:rPr>
      </w:pPr>
    </w:p>
    <w:p w:rsidR="006352A6" w:rsidRDefault="006352A6" w:rsidP="005C7F48">
      <w:pPr>
        <w:spacing w:before="100" w:beforeAutospacing="1" w:after="100" w:afterAutospacing="1" w:line="240" w:lineRule="auto"/>
        <w:rPr>
          <w:lang w:val="es-ES"/>
        </w:rPr>
      </w:pPr>
    </w:p>
    <w:p w:rsidR="006352A6" w:rsidRDefault="00C4376A" w:rsidP="005C7F48">
      <w:pPr>
        <w:spacing w:before="100" w:beforeAutospacing="1" w:after="100" w:afterAutospacing="1" w:line="240" w:lineRule="auto"/>
        <w:rPr>
          <w:b/>
          <w:lang w:val="es-ES"/>
        </w:rPr>
      </w:pPr>
      <w:r w:rsidRPr="00C4376A">
        <w:rPr>
          <w:b/>
          <w:lang w:val="es-ES"/>
        </w:rPr>
        <w:lastRenderedPageBreak/>
        <w:t xml:space="preserve">3. </w:t>
      </w:r>
      <w:proofErr w:type="spellStart"/>
      <w:r w:rsidRPr="00C4376A">
        <w:rPr>
          <w:b/>
          <w:lang w:val="es-ES"/>
        </w:rPr>
        <w:t>CloudFront</w:t>
      </w:r>
      <w:proofErr w:type="spellEnd"/>
      <w:r w:rsidRPr="00C4376A">
        <w:rPr>
          <w:b/>
          <w:lang w:val="es-ES"/>
        </w:rPr>
        <w:t xml:space="preserve">: Distribución de </w:t>
      </w:r>
      <w:proofErr w:type="spellStart"/>
      <w:r w:rsidRPr="00C4376A">
        <w:rPr>
          <w:b/>
          <w:lang w:val="es-ES"/>
        </w:rPr>
        <w:t>CloudFront</w:t>
      </w:r>
      <w:proofErr w:type="spellEnd"/>
      <w:r w:rsidRPr="00C4376A">
        <w:rPr>
          <w:b/>
          <w:lang w:val="es-ES"/>
        </w:rPr>
        <w:t xml:space="preserve"> con el </w:t>
      </w:r>
      <w:proofErr w:type="spellStart"/>
      <w:r w:rsidRPr="00C4376A">
        <w:rPr>
          <w:b/>
          <w:lang w:val="es-ES"/>
        </w:rPr>
        <w:t>bucket</w:t>
      </w:r>
      <w:proofErr w:type="spellEnd"/>
      <w:r w:rsidRPr="00C4376A">
        <w:rPr>
          <w:b/>
          <w:lang w:val="es-ES"/>
        </w:rPr>
        <w:t xml:space="preserve"> S3 Standard como origen.</w:t>
      </w:r>
    </w:p>
    <w:p w:rsidR="00C4376A" w:rsidRDefault="00C4376A" w:rsidP="005C7F48">
      <w:pPr>
        <w:spacing w:before="100" w:beforeAutospacing="1" w:after="100" w:afterAutospacing="1" w:line="240" w:lineRule="auto"/>
        <w:rPr>
          <w:lang w:val="es-ES"/>
        </w:rPr>
      </w:pPr>
      <w:r>
        <w:rPr>
          <w:lang w:val="es-ES"/>
        </w:rPr>
        <w:t xml:space="preserve">Vamos a estimar costos de Amazon </w:t>
      </w:r>
      <w:proofErr w:type="spellStart"/>
      <w:r>
        <w:rPr>
          <w:lang w:val="es-ES"/>
        </w:rPr>
        <w:t>Clo</w:t>
      </w:r>
      <w:r w:rsidR="00073116">
        <w:rPr>
          <w:lang w:val="es-ES"/>
        </w:rPr>
        <w:t>u</w:t>
      </w:r>
      <w:r>
        <w:rPr>
          <w:lang w:val="es-ES"/>
        </w:rPr>
        <w:t>dfront</w:t>
      </w:r>
      <w:proofErr w:type="spellEnd"/>
      <w:r>
        <w:rPr>
          <w:lang w:val="es-ES"/>
        </w:rPr>
        <w:t xml:space="preserve">, que es un servicio de red de distribución de contenido de AWS, para distribuir lo almacenado (en este caso en un </w:t>
      </w:r>
      <w:proofErr w:type="spellStart"/>
      <w:r>
        <w:rPr>
          <w:lang w:val="es-ES"/>
        </w:rPr>
        <w:t>bucket</w:t>
      </w:r>
      <w:proofErr w:type="spellEnd"/>
      <w:r>
        <w:rPr>
          <w:lang w:val="es-ES"/>
        </w:rPr>
        <w:t xml:space="preserve"> S3 Standard), desde servidores que están distribuidos globalmente, para </w:t>
      </w:r>
      <w:r w:rsidR="00073116">
        <w:rPr>
          <w:lang w:val="es-ES"/>
        </w:rPr>
        <w:t xml:space="preserve">garantizar </w:t>
      </w:r>
      <w:r w:rsidR="00DB02F7">
        <w:rPr>
          <w:lang w:val="es-ES"/>
        </w:rPr>
        <w:t xml:space="preserve">la llegada de contendido a usuarios finales de forma </w:t>
      </w:r>
      <w:r w:rsidR="00767B75">
        <w:rPr>
          <w:lang w:val="es-ES"/>
        </w:rPr>
        <w:t>más</w:t>
      </w:r>
      <w:r w:rsidR="00DB02F7">
        <w:rPr>
          <w:lang w:val="es-ES"/>
        </w:rPr>
        <w:t xml:space="preserve"> rápida y segura.</w:t>
      </w:r>
    </w:p>
    <w:p w:rsidR="00767B75" w:rsidRDefault="00767B75" w:rsidP="005C7F48">
      <w:pPr>
        <w:spacing w:before="100" w:beforeAutospacing="1" w:after="100" w:afterAutospacing="1" w:line="240" w:lineRule="auto"/>
        <w:rPr>
          <w:lang w:val="es-ES"/>
        </w:rPr>
      </w:pPr>
      <w:r>
        <w:rPr>
          <w:lang w:val="es-ES"/>
        </w:rPr>
        <w:t>Comenzamos como hasta ahora con la región “US East (Ohio)”, y buscamos el servicio “</w:t>
      </w:r>
      <w:proofErr w:type="spellStart"/>
      <w:r>
        <w:rPr>
          <w:lang w:val="es-ES"/>
        </w:rPr>
        <w:t>CoudFront</w:t>
      </w:r>
      <w:proofErr w:type="spellEnd"/>
      <w:r>
        <w:rPr>
          <w:lang w:val="es-ES"/>
        </w:rPr>
        <w:t>”, luego presionamos en “Configure”</w:t>
      </w:r>
    </w:p>
    <w:p w:rsidR="00767B75" w:rsidRDefault="00767B75" w:rsidP="005C7F48">
      <w:pPr>
        <w:spacing w:before="100" w:beforeAutospacing="1" w:after="100" w:afterAutospacing="1" w:line="240" w:lineRule="auto"/>
        <w:rPr>
          <w:lang w:val="es-ES"/>
        </w:rPr>
      </w:pPr>
      <w:r>
        <w:rPr>
          <w:noProof/>
        </w:rPr>
        <w:drawing>
          <wp:inline distT="0" distB="0" distL="0" distR="0" wp14:anchorId="39760228" wp14:editId="4A78FC53">
            <wp:extent cx="4988966" cy="3496007"/>
            <wp:effectExtent l="0" t="0" r="254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03924" cy="3506489"/>
                    </a:xfrm>
                    <a:prstGeom prst="rect">
                      <a:avLst/>
                    </a:prstGeom>
                  </pic:spPr>
                </pic:pic>
              </a:graphicData>
            </a:graphic>
          </wp:inline>
        </w:drawing>
      </w:r>
    </w:p>
    <w:p w:rsidR="00DB02F7" w:rsidRDefault="007400E3" w:rsidP="005C7F48">
      <w:pPr>
        <w:spacing w:before="100" w:beforeAutospacing="1" w:after="100" w:afterAutospacing="1" w:line="240" w:lineRule="auto"/>
        <w:rPr>
          <w:lang w:val="es-ES"/>
        </w:rPr>
      </w:pPr>
      <w:r>
        <w:rPr>
          <w:lang w:val="es-ES"/>
        </w:rPr>
        <w:t>El primer paso que tenemos es crear el servicio</w:t>
      </w:r>
      <w:r w:rsidR="00054617">
        <w:rPr>
          <w:lang w:val="es-ES"/>
        </w:rPr>
        <w:t xml:space="preserve">, tenemos que seleccionar las “Edge </w:t>
      </w:r>
      <w:proofErr w:type="spellStart"/>
      <w:r w:rsidR="00054617">
        <w:rPr>
          <w:lang w:val="es-ES"/>
        </w:rPr>
        <w:t>Locations</w:t>
      </w:r>
      <w:proofErr w:type="spellEnd"/>
      <w:r w:rsidR="00054617">
        <w:rPr>
          <w:lang w:val="es-ES"/>
        </w:rPr>
        <w:t xml:space="preserve">”, que son servidores distribuidos en diferentes regiones en los cuales </w:t>
      </w:r>
      <w:proofErr w:type="spellStart"/>
      <w:r w:rsidR="00054617">
        <w:rPr>
          <w:lang w:val="es-ES"/>
        </w:rPr>
        <w:t>CloudFront</w:t>
      </w:r>
      <w:proofErr w:type="spellEnd"/>
      <w:r w:rsidR="00054617">
        <w:rPr>
          <w:lang w:val="es-ES"/>
        </w:rPr>
        <w:t xml:space="preserve"> cachea el contenido para entregarlo mas rápido al usuario que realiza la petición.</w:t>
      </w:r>
    </w:p>
    <w:p w:rsidR="00054617" w:rsidRDefault="00054617" w:rsidP="005C7F48">
      <w:pPr>
        <w:spacing w:before="100" w:beforeAutospacing="1" w:after="100" w:afterAutospacing="1" w:line="240" w:lineRule="auto"/>
        <w:rPr>
          <w:lang w:val="es-ES"/>
        </w:rPr>
      </w:pPr>
      <w:r>
        <w:rPr>
          <w:lang w:val="es-ES"/>
        </w:rPr>
        <w:t xml:space="preserve">Lo específico aquí es interpretar para cada aplicativo que va a usar este servicio </w:t>
      </w:r>
      <w:r w:rsidR="00FE22BE">
        <w:rPr>
          <w:lang w:val="es-ES"/>
        </w:rPr>
        <w:t>desde donde uno cree que la mayoría de las peticiones se realizarán,</w:t>
      </w:r>
      <w:r w:rsidR="000A2F3F">
        <w:rPr>
          <w:lang w:val="es-ES"/>
        </w:rPr>
        <w:t xml:space="preserve"> estando en Sudamérica, vamos a tomar las </w:t>
      </w:r>
      <w:r w:rsidR="00F06197">
        <w:rPr>
          <w:lang w:val="es-ES"/>
        </w:rPr>
        <w:t xml:space="preserve">como Edge </w:t>
      </w:r>
      <w:proofErr w:type="spellStart"/>
      <w:r w:rsidR="00F06197">
        <w:rPr>
          <w:lang w:val="es-ES"/>
        </w:rPr>
        <w:t>Locations</w:t>
      </w:r>
      <w:proofErr w:type="spellEnd"/>
      <w:r w:rsidR="00F06197">
        <w:rPr>
          <w:lang w:val="es-ES"/>
        </w:rPr>
        <w:t xml:space="preserve"> a Estados Unidos y South </w:t>
      </w:r>
      <w:proofErr w:type="spellStart"/>
      <w:r w:rsidR="00F06197">
        <w:rPr>
          <w:lang w:val="es-ES"/>
        </w:rPr>
        <w:t>America</w:t>
      </w:r>
      <w:proofErr w:type="spellEnd"/>
      <w:r w:rsidR="00F06197">
        <w:rPr>
          <w:lang w:val="es-ES"/>
        </w:rPr>
        <w:t>:</w:t>
      </w:r>
    </w:p>
    <w:p w:rsidR="00F06197" w:rsidRDefault="00F06197" w:rsidP="005C7F48">
      <w:pPr>
        <w:spacing w:before="100" w:beforeAutospacing="1" w:after="100" w:afterAutospacing="1" w:line="240" w:lineRule="auto"/>
        <w:rPr>
          <w:lang w:val="es-ES"/>
        </w:rPr>
      </w:pPr>
      <w:r>
        <w:rPr>
          <w:lang w:val="es-ES"/>
        </w:rPr>
        <w:t xml:space="preserve">En el campo “Data transfer </w:t>
      </w:r>
      <w:proofErr w:type="spellStart"/>
      <w:r>
        <w:rPr>
          <w:lang w:val="es-ES"/>
        </w:rPr>
        <w:t>out</w:t>
      </w:r>
      <w:proofErr w:type="spellEnd"/>
      <w:r>
        <w:rPr>
          <w:lang w:val="es-ES"/>
        </w:rPr>
        <w:t xml:space="preserve"> </w:t>
      </w:r>
      <w:proofErr w:type="spellStart"/>
      <w:r>
        <w:rPr>
          <w:lang w:val="es-ES"/>
        </w:rPr>
        <w:t>to</w:t>
      </w:r>
      <w:proofErr w:type="spellEnd"/>
      <w:r>
        <w:rPr>
          <w:lang w:val="es-ES"/>
        </w:rPr>
        <w:t xml:space="preserve"> internet”, pondremos unos 100 Gb.</w:t>
      </w:r>
    </w:p>
    <w:p w:rsidR="00F06197" w:rsidRDefault="00F06197" w:rsidP="005C7F48">
      <w:pPr>
        <w:spacing w:before="100" w:beforeAutospacing="1" w:after="100" w:afterAutospacing="1" w:line="240" w:lineRule="auto"/>
        <w:rPr>
          <w:lang w:val="es-ES"/>
        </w:rPr>
      </w:pPr>
      <w:r>
        <w:rPr>
          <w:lang w:val="es-ES"/>
        </w:rPr>
        <w:t xml:space="preserve">En el campo “Data transfer </w:t>
      </w:r>
      <w:proofErr w:type="spellStart"/>
      <w:r>
        <w:rPr>
          <w:lang w:val="es-ES"/>
        </w:rPr>
        <w:t>out</w:t>
      </w:r>
      <w:proofErr w:type="spellEnd"/>
      <w:r>
        <w:rPr>
          <w:lang w:val="es-ES"/>
        </w:rPr>
        <w:t xml:space="preserve"> </w:t>
      </w:r>
      <w:proofErr w:type="spellStart"/>
      <w:r>
        <w:rPr>
          <w:lang w:val="es-ES"/>
        </w:rPr>
        <w:t>to</w:t>
      </w:r>
      <w:proofErr w:type="spellEnd"/>
      <w:r>
        <w:rPr>
          <w:lang w:val="es-ES"/>
        </w:rPr>
        <w:t xml:space="preserve"> </w:t>
      </w:r>
      <w:proofErr w:type="spellStart"/>
      <w:r>
        <w:rPr>
          <w:lang w:val="es-ES"/>
        </w:rPr>
        <w:t>origin</w:t>
      </w:r>
      <w:proofErr w:type="spellEnd"/>
      <w:r>
        <w:rPr>
          <w:lang w:val="es-ES"/>
        </w:rPr>
        <w:t xml:space="preserve">”, estos son los datos que </w:t>
      </w:r>
      <w:proofErr w:type="spellStart"/>
      <w:r>
        <w:rPr>
          <w:lang w:val="es-ES"/>
        </w:rPr>
        <w:t>CloudFront</w:t>
      </w:r>
      <w:proofErr w:type="spellEnd"/>
      <w:r>
        <w:rPr>
          <w:lang w:val="es-ES"/>
        </w:rPr>
        <w:t xml:space="preserve"> necesita obtener desde el origen, que sería contenido que no tiene en caché, ponemos unos 20 Gb.</w:t>
      </w:r>
    </w:p>
    <w:p w:rsidR="00F06197" w:rsidRDefault="00F06197" w:rsidP="005C7F48">
      <w:pPr>
        <w:spacing w:before="100" w:beforeAutospacing="1" w:after="100" w:afterAutospacing="1" w:line="240" w:lineRule="auto"/>
        <w:rPr>
          <w:lang w:val="es-ES"/>
        </w:rPr>
      </w:pPr>
      <w:r>
        <w:rPr>
          <w:lang w:val="es-ES"/>
        </w:rPr>
        <w:t xml:space="preserve">En número de </w:t>
      </w:r>
      <w:proofErr w:type="spellStart"/>
      <w:r>
        <w:rPr>
          <w:lang w:val="es-ES"/>
        </w:rPr>
        <w:t>request</w:t>
      </w:r>
      <w:proofErr w:type="spellEnd"/>
      <w:r>
        <w:rPr>
          <w:lang w:val="es-ES"/>
        </w:rPr>
        <w:t xml:space="preserve">, AWS da las primeras 10 millones de </w:t>
      </w:r>
      <w:proofErr w:type="spellStart"/>
      <w:r>
        <w:rPr>
          <w:lang w:val="es-ES"/>
        </w:rPr>
        <w:t>requests</w:t>
      </w:r>
      <w:proofErr w:type="spellEnd"/>
      <w:r>
        <w:rPr>
          <w:lang w:val="es-ES"/>
        </w:rPr>
        <w:t xml:space="preserve"> por mes gratis, así que el valor que coloquemos no va a alterar el costo de la estimación.</w:t>
      </w:r>
    </w:p>
    <w:p w:rsidR="00F06197" w:rsidRDefault="004846F2" w:rsidP="005C7F48">
      <w:pPr>
        <w:spacing w:before="100" w:beforeAutospacing="1" w:after="100" w:afterAutospacing="1" w:line="240" w:lineRule="auto"/>
        <w:rPr>
          <w:lang w:val="es-ES"/>
        </w:rPr>
      </w:pPr>
      <w:r>
        <w:rPr>
          <w:lang w:val="es-ES"/>
        </w:rPr>
        <w:lastRenderedPageBreak/>
        <w:t xml:space="preserve">Lo mismos colocamos en la sección “South </w:t>
      </w:r>
      <w:proofErr w:type="spellStart"/>
      <w:r>
        <w:rPr>
          <w:lang w:val="es-ES"/>
        </w:rPr>
        <w:t>America</w:t>
      </w:r>
      <w:proofErr w:type="spellEnd"/>
      <w:r>
        <w:rPr>
          <w:lang w:val="es-ES"/>
        </w:rPr>
        <w:t>”:</w:t>
      </w:r>
    </w:p>
    <w:p w:rsidR="004846F2" w:rsidRDefault="004846F2" w:rsidP="005C7F48">
      <w:pPr>
        <w:spacing w:before="100" w:beforeAutospacing="1" w:after="100" w:afterAutospacing="1" w:line="240" w:lineRule="auto"/>
        <w:rPr>
          <w:lang w:val="es-ES"/>
        </w:rPr>
      </w:pPr>
      <w:r>
        <w:rPr>
          <w:noProof/>
        </w:rPr>
        <w:drawing>
          <wp:inline distT="0" distB="0" distL="0" distR="0" wp14:anchorId="1C397CF8" wp14:editId="187934A2">
            <wp:extent cx="5943600" cy="2929890"/>
            <wp:effectExtent l="0" t="0" r="0" b="381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29890"/>
                    </a:xfrm>
                    <a:prstGeom prst="rect">
                      <a:avLst/>
                    </a:prstGeom>
                  </pic:spPr>
                </pic:pic>
              </a:graphicData>
            </a:graphic>
          </wp:inline>
        </w:drawing>
      </w:r>
    </w:p>
    <w:p w:rsidR="004846F2" w:rsidRDefault="004846F2" w:rsidP="005C7F48">
      <w:pPr>
        <w:spacing w:before="100" w:beforeAutospacing="1" w:after="100" w:afterAutospacing="1" w:line="240" w:lineRule="auto"/>
        <w:rPr>
          <w:lang w:val="es-ES"/>
        </w:rPr>
      </w:pPr>
      <w:r>
        <w:rPr>
          <w:noProof/>
        </w:rPr>
        <w:drawing>
          <wp:inline distT="0" distB="0" distL="0" distR="0" wp14:anchorId="2F72E0C6" wp14:editId="5EFE738B">
            <wp:extent cx="5943600" cy="263144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631440"/>
                    </a:xfrm>
                    <a:prstGeom prst="rect">
                      <a:avLst/>
                    </a:prstGeom>
                  </pic:spPr>
                </pic:pic>
              </a:graphicData>
            </a:graphic>
          </wp:inline>
        </w:drawing>
      </w:r>
    </w:p>
    <w:p w:rsidR="004846F2" w:rsidRDefault="004846F2" w:rsidP="005C7F48">
      <w:pPr>
        <w:spacing w:before="100" w:beforeAutospacing="1" w:after="100" w:afterAutospacing="1" w:line="240" w:lineRule="auto"/>
        <w:rPr>
          <w:lang w:val="es-ES"/>
        </w:rPr>
      </w:pPr>
      <w:r>
        <w:rPr>
          <w:lang w:val="es-ES"/>
        </w:rPr>
        <w:t>El costo total es: 23.45 U$D</w:t>
      </w:r>
    </w:p>
    <w:p w:rsidR="004846F2" w:rsidRDefault="004846F2" w:rsidP="005C7F48">
      <w:pPr>
        <w:spacing w:before="100" w:beforeAutospacing="1" w:after="100" w:afterAutospacing="1" w:line="240" w:lineRule="auto"/>
        <w:rPr>
          <w:lang w:val="es-ES"/>
        </w:rPr>
      </w:pPr>
      <w:r>
        <w:rPr>
          <w:noProof/>
        </w:rPr>
        <w:drawing>
          <wp:inline distT="0" distB="0" distL="0" distR="0" wp14:anchorId="2B7BC4EB" wp14:editId="2F72012C">
            <wp:extent cx="3781425" cy="1104900"/>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81425" cy="1104900"/>
                    </a:xfrm>
                    <a:prstGeom prst="rect">
                      <a:avLst/>
                    </a:prstGeom>
                  </pic:spPr>
                </pic:pic>
              </a:graphicData>
            </a:graphic>
          </wp:inline>
        </w:drawing>
      </w:r>
    </w:p>
    <w:p w:rsidR="004846F2" w:rsidRDefault="004846F2" w:rsidP="005C7F48">
      <w:pPr>
        <w:spacing w:before="100" w:beforeAutospacing="1" w:after="100" w:afterAutospacing="1" w:line="240" w:lineRule="auto"/>
        <w:rPr>
          <w:lang w:val="es-ES"/>
        </w:rPr>
      </w:pPr>
    </w:p>
    <w:p w:rsidR="004846F2" w:rsidRDefault="004846F2" w:rsidP="005C7F48">
      <w:pPr>
        <w:spacing w:before="100" w:beforeAutospacing="1" w:after="100" w:afterAutospacing="1" w:line="240" w:lineRule="auto"/>
        <w:rPr>
          <w:lang w:val="es-ES"/>
        </w:rPr>
      </w:pPr>
      <w:r>
        <w:rPr>
          <w:lang w:val="es-ES"/>
        </w:rPr>
        <w:lastRenderedPageBreak/>
        <w:t>Esto con el host en US East (Ohio), ahora cambiamos la región para que AWS haga el cálculo.</w:t>
      </w:r>
    </w:p>
    <w:p w:rsidR="004846F2" w:rsidRDefault="004846F2" w:rsidP="005C7F48">
      <w:pPr>
        <w:spacing w:before="100" w:beforeAutospacing="1" w:after="100" w:afterAutospacing="1" w:line="240" w:lineRule="auto"/>
        <w:rPr>
          <w:lang w:val="es-ES"/>
        </w:rPr>
      </w:pPr>
      <w:r>
        <w:rPr>
          <w:lang w:val="es-ES"/>
        </w:rPr>
        <w:t>En Sao Paulo con las mismas condiciones, el cálculo es el mismo: 23.45 U$D:</w:t>
      </w:r>
    </w:p>
    <w:p w:rsidR="004846F2" w:rsidRDefault="004846F2" w:rsidP="005C7F48">
      <w:pPr>
        <w:spacing w:before="100" w:beforeAutospacing="1" w:after="100" w:afterAutospacing="1" w:line="240" w:lineRule="auto"/>
        <w:rPr>
          <w:lang w:val="es-ES"/>
        </w:rPr>
      </w:pPr>
      <w:r>
        <w:rPr>
          <w:noProof/>
        </w:rPr>
        <w:drawing>
          <wp:inline distT="0" distB="0" distL="0" distR="0" wp14:anchorId="57410485" wp14:editId="6639B32A">
            <wp:extent cx="5943600" cy="297624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76245"/>
                    </a:xfrm>
                    <a:prstGeom prst="rect">
                      <a:avLst/>
                    </a:prstGeom>
                  </pic:spPr>
                </pic:pic>
              </a:graphicData>
            </a:graphic>
          </wp:inline>
        </w:drawing>
      </w:r>
    </w:p>
    <w:p w:rsidR="004846F2" w:rsidRDefault="004846F2" w:rsidP="005C7F48">
      <w:pPr>
        <w:spacing w:before="100" w:beforeAutospacing="1" w:after="100" w:afterAutospacing="1" w:line="240" w:lineRule="auto"/>
        <w:rPr>
          <w:lang w:val="es-ES"/>
        </w:rPr>
      </w:pPr>
      <w:r>
        <w:rPr>
          <w:lang w:val="es-ES"/>
        </w:rPr>
        <w:t>Y lo mismo si colocamos US West (N. California):</w:t>
      </w:r>
    </w:p>
    <w:p w:rsidR="004846F2" w:rsidRDefault="004846F2" w:rsidP="005C7F48">
      <w:pPr>
        <w:spacing w:before="100" w:beforeAutospacing="1" w:after="100" w:afterAutospacing="1" w:line="240" w:lineRule="auto"/>
        <w:rPr>
          <w:lang w:val="es-ES"/>
        </w:rPr>
      </w:pPr>
      <w:r>
        <w:rPr>
          <w:noProof/>
        </w:rPr>
        <w:lastRenderedPageBreak/>
        <w:drawing>
          <wp:inline distT="0" distB="0" distL="0" distR="0" wp14:anchorId="2D9A2F68" wp14:editId="5312289E">
            <wp:extent cx="5943600" cy="429069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290695"/>
                    </a:xfrm>
                    <a:prstGeom prst="rect">
                      <a:avLst/>
                    </a:prstGeom>
                  </pic:spPr>
                </pic:pic>
              </a:graphicData>
            </a:graphic>
          </wp:inline>
        </w:drawing>
      </w:r>
    </w:p>
    <w:p w:rsidR="004846F2" w:rsidRDefault="004846F2" w:rsidP="005C7F48">
      <w:pPr>
        <w:spacing w:before="100" w:beforeAutospacing="1" w:after="100" w:afterAutospacing="1" w:line="240" w:lineRule="auto"/>
        <w:rPr>
          <w:lang w:val="es-ES"/>
        </w:rPr>
      </w:pPr>
      <w:r>
        <w:rPr>
          <w:lang w:val="es-ES"/>
        </w:rPr>
        <w:t xml:space="preserve">Entonces, como conclusión, vemos que los costos no varían al cambiar la región donde </w:t>
      </w:r>
      <w:r w:rsidR="006579AE">
        <w:rPr>
          <w:lang w:val="es-ES"/>
        </w:rPr>
        <w:t>almaceno los datos en S3,</w:t>
      </w:r>
      <w:r>
        <w:rPr>
          <w:lang w:val="es-ES"/>
        </w:rPr>
        <w:t xml:space="preserve"> sino </w:t>
      </w:r>
      <w:r w:rsidR="006579AE">
        <w:rPr>
          <w:lang w:val="es-ES"/>
        </w:rPr>
        <w:t xml:space="preserve">que </w:t>
      </w:r>
      <w:r>
        <w:rPr>
          <w:lang w:val="es-ES"/>
        </w:rPr>
        <w:t xml:space="preserve">varían según que Edge </w:t>
      </w:r>
      <w:proofErr w:type="spellStart"/>
      <w:r>
        <w:rPr>
          <w:lang w:val="es-ES"/>
        </w:rPr>
        <w:t>Locations</w:t>
      </w:r>
      <w:proofErr w:type="spellEnd"/>
      <w:r>
        <w:rPr>
          <w:lang w:val="es-ES"/>
        </w:rPr>
        <w:t xml:space="preserve"> use y que variables configure en los campos “Data transfer </w:t>
      </w:r>
      <w:proofErr w:type="spellStart"/>
      <w:r>
        <w:rPr>
          <w:lang w:val="es-ES"/>
        </w:rPr>
        <w:t>out</w:t>
      </w:r>
      <w:proofErr w:type="spellEnd"/>
      <w:r>
        <w:rPr>
          <w:lang w:val="es-ES"/>
        </w:rPr>
        <w:t xml:space="preserve"> </w:t>
      </w:r>
      <w:proofErr w:type="spellStart"/>
      <w:r>
        <w:rPr>
          <w:lang w:val="es-ES"/>
        </w:rPr>
        <w:t>to</w:t>
      </w:r>
      <w:proofErr w:type="spellEnd"/>
      <w:r>
        <w:rPr>
          <w:lang w:val="es-ES"/>
        </w:rPr>
        <w:t xml:space="preserve"> internet” y “Data transfer </w:t>
      </w:r>
      <w:proofErr w:type="spellStart"/>
      <w:r>
        <w:rPr>
          <w:lang w:val="es-ES"/>
        </w:rPr>
        <w:t>out</w:t>
      </w:r>
      <w:proofErr w:type="spellEnd"/>
      <w:r>
        <w:rPr>
          <w:lang w:val="es-ES"/>
        </w:rPr>
        <w:t xml:space="preserve"> </w:t>
      </w:r>
      <w:proofErr w:type="spellStart"/>
      <w:r>
        <w:rPr>
          <w:lang w:val="es-ES"/>
        </w:rPr>
        <w:t>to</w:t>
      </w:r>
      <w:proofErr w:type="spellEnd"/>
      <w:r>
        <w:rPr>
          <w:lang w:val="es-ES"/>
        </w:rPr>
        <w:t xml:space="preserve"> </w:t>
      </w:r>
      <w:proofErr w:type="spellStart"/>
      <w:r>
        <w:rPr>
          <w:lang w:val="es-ES"/>
        </w:rPr>
        <w:t>origin</w:t>
      </w:r>
      <w:proofErr w:type="spellEnd"/>
      <w:r>
        <w:rPr>
          <w:lang w:val="es-ES"/>
        </w:rPr>
        <w:t>”.</w:t>
      </w:r>
    </w:p>
    <w:p w:rsidR="004846F2" w:rsidRDefault="004846F2" w:rsidP="005C7F48">
      <w:pPr>
        <w:spacing w:before="100" w:beforeAutospacing="1" w:after="100" w:afterAutospacing="1" w:line="240" w:lineRule="auto"/>
        <w:rPr>
          <w:lang w:val="es-ES"/>
        </w:rPr>
      </w:pPr>
    </w:p>
    <w:p w:rsidR="004846F2" w:rsidRDefault="004846F2" w:rsidP="005C7F48">
      <w:pPr>
        <w:spacing w:before="100" w:beforeAutospacing="1" w:after="100" w:afterAutospacing="1" w:line="240" w:lineRule="auto"/>
        <w:rPr>
          <w:lang w:val="es-ES"/>
        </w:rPr>
      </w:pPr>
    </w:p>
    <w:p w:rsidR="004846F2" w:rsidRDefault="004846F2" w:rsidP="005C7F48">
      <w:pPr>
        <w:spacing w:before="100" w:beforeAutospacing="1" w:after="100" w:afterAutospacing="1" w:line="240" w:lineRule="auto"/>
        <w:rPr>
          <w:lang w:val="es-ES"/>
        </w:rPr>
      </w:pPr>
    </w:p>
    <w:p w:rsidR="004846F2" w:rsidRDefault="004846F2" w:rsidP="005C7F48">
      <w:pPr>
        <w:spacing w:before="100" w:beforeAutospacing="1" w:after="100" w:afterAutospacing="1" w:line="240" w:lineRule="auto"/>
        <w:rPr>
          <w:lang w:val="es-ES"/>
        </w:rPr>
      </w:pPr>
    </w:p>
    <w:p w:rsidR="004846F2" w:rsidRDefault="004846F2" w:rsidP="005C7F48">
      <w:pPr>
        <w:spacing w:before="100" w:beforeAutospacing="1" w:after="100" w:afterAutospacing="1" w:line="240" w:lineRule="auto"/>
        <w:rPr>
          <w:lang w:val="es-ES"/>
        </w:rPr>
      </w:pPr>
    </w:p>
    <w:p w:rsidR="000A2F3F" w:rsidRPr="00C4376A" w:rsidRDefault="000A2F3F" w:rsidP="005C7F48">
      <w:pPr>
        <w:spacing w:before="100" w:beforeAutospacing="1" w:after="100" w:afterAutospacing="1" w:line="240" w:lineRule="auto"/>
        <w:rPr>
          <w:lang w:val="es-ES"/>
        </w:rPr>
      </w:pPr>
    </w:p>
    <w:p w:rsidR="006352A6" w:rsidRPr="00CD1A58" w:rsidRDefault="006352A6" w:rsidP="005C7F48">
      <w:pPr>
        <w:spacing w:before="100" w:beforeAutospacing="1" w:after="100" w:afterAutospacing="1" w:line="240" w:lineRule="auto"/>
        <w:rPr>
          <w:b/>
          <w:lang w:val="es-ES"/>
        </w:rPr>
      </w:pPr>
    </w:p>
    <w:p w:rsidR="00CD1A58" w:rsidRPr="005C7F48" w:rsidRDefault="00CD1A58" w:rsidP="00407F1B">
      <w:pPr>
        <w:rPr>
          <w:lang w:val="es-ES"/>
        </w:rPr>
      </w:pPr>
    </w:p>
    <w:p w:rsidR="00407F1B" w:rsidRPr="005C7F48" w:rsidRDefault="00407F1B" w:rsidP="00407F1B">
      <w:pPr>
        <w:rPr>
          <w:lang w:val="es-ES"/>
        </w:rPr>
      </w:pPr>
    </w:p>
    <w:p w:rsidR="00407F1B" w:rsidRDefault="006579AE" w:rsidP="00407F1B">
      <w:pPr>
        <w:rPr>
          <w:b/>
          <w:lang w:val="es-ES"/>
        </w:rPr>
      </w:pPr>
      <w:r w:rsidRPr="006579AE">
        <w:rPr>
          <w:b/>
          <w:lang w:val="es-ES"/>
        </w:rPr>
        <w:lastRenderedPageBreak/>
        <w:t xml:space="preserve">4. RDS: Base de datos relacional (RDS). </w:t>
      </w:r>
      <w:r w:rsidRPr="006579AE">
        <w:rPr>
          <w:b/>
          <w:lang w:val="es-ES"/>
        </w:rPr>
        <w:br/>
        <w:t>Selecciona una configuración típica que se ajuste al perfil de una base de datos de producción (por ejemplo, db.t</w:t>
      </w:r>
      <w:proofErr w:type="gramStart"/>
      <w:r w:rsidRPr="006579AE">
        <w:rPr>
          <w:b/>
          <w:lang w:val="es-ES"/>
        </w:rPr>
        <w:t>3.medium</w:t>
      </w:r>
      <w:proofErr w:type="gramEnd"/>
      <w:r w:rsidRPr="006579AE">
        <w:rPr>
          <w:b/>
          <w:lang w:val="es-ES"/>
        </w:rPr>
        <w:t xml:space="preserve"> con 100GB de almacenamiento).</w:t>
      </w:r>
    </w:p>
    <w:p w:rsidR="00D2343E" w:rsidRDefault="004775C0" w:rsidP="00407F1B">
      <w:pPr>
        <w:rPr>
          <w:lang w:val="es-ES"/>
        </w:rPr>
      </w:pPr>
      <w:r>
        <w:rPr>
          <w:lang w:val="es-ES"/>
        </w:rPr>
        <w:t xml:space="preserve">Bien, para esta opción, vamos a considerar una base de datos </w:t>
      </w:r>
      <w:proofErr w:type="spellStart"/>
      <w:r>
        <w:rPr>
          <w:lang w:val="es-ES"/>
        </w:rPr>
        <w:t>MariaDB</w:t>
      </w:r>
      <w:proofErr w:type="spellEnd"/>
      <w:r>
        <w:rPr>
          <w:lang w:val="es-ES"/>
        </w:rPr>
        <w:t>, con parámetros pensando en que es una BD que está en producción.</w:t>
      </w:r>
    </w:p>
    <w:p w:rsidR="004775C0" w:rsidRPr="00D2343E" w:rsidRDefault="004775C0" w:rsidP="00407F1B">
      <w:pPr>
        <w:rPr>
          <w:lang w:val="es-ES"/>
        </w:rPr>
      </w:pPr>
      <w:r>
        <w:rPr>
          <w:lang w:val="es-ES"/>
        </w:rPr>
        <w:t>En “</w:t>
      </w:r>
      <w:proofErr w:type="spellStart"/>
      <w:r>
        <w:rPr>
          <w:lang w:val="es-ES"/>
        </w:rPr>
        <w:t>Find</w:t>
      </w:r>
      <w:proofErr w:type="spellEnd"/>
      <w:r>
        <w:rPr>
          <w:lang w:val="es-ES"/>
        </w:rPr>
        <w:t xml:space="preserve"> </w:t>
      </w:r>
      <w:proofErr w:type="spellStart"/>
      <w:r>
        <w:rPr>
          <w:lang w:val="es-ES"/>
        </w:rPr>
        <w:t>Service</w:t>
      </w:r>
      <w:proofErr w:type="spellEnd"/>
      <w:proofErr w:type="gramStart"/>
      <w:r>
        <w:rPr>
          <w:lang w:val="es-ES"/>
        </w:rPr>
        <w:t>” ,</w:t>
      </w:r>
      <w:proofErr w:type="gramEnd"/>
      <w:r>
        <w:rPr>
          <w:lang w:val="es-ES"/>
        </w:rPr>
        <w:t xml:space="preserve"> buscamos “RDS”, y seleccionamos la opción “Amazon RDS </w:t>
      </w:r>
      <w:proofErr w:type="spellStart"/>
      <w:r>
        <w:rPr>
          <w:lang w:val="es-ES"/>
        </w:rPr>
        <w:t>for</w:t>
      </w:r>
      <w:proofErr w:type="spellEnd"/>
      <w:r>
        <w:rPr>
          <w:lang w:val="es-ES"/>
        </w:rPr>
        <w:t xml:space="preserve"> </w:t>
      </w:r>
      <w:proofErr w:type="spellStart"/>
      <w:r>
        <w:rPr>
          <w:lang w:val="es-ES"/>
        </w:rPr>
        <w:t>MariaDB</w:t>
      </w:r>
      <w:proofErr w:type="spellEnd"/>
      <w:r>
        <w:rPr>
          <w:lang w:val="es-ES"/>
        </w:rPr>
        <w:t>”:</w:t>
      </w:r>
    </w:p>
    <w:p w:rsidR="00407F1B" w:rsidRDefault="00D2343E" w:rsidP="00407F1B">
      <w:pPr>
        <w:rPr>
          <w:lang w:val="es-ES"/>
        </w:rPr>
      </w:pPr>
      <w:r>
        <w:rPr>
          <w:noProof/>
        </w:rPr>
        <w:drawing>
          <wp:inline distT="0" distB="0" distL="0" distR="0" wp14:anchorId="1F9A1639" wp14:editId="03E62D11">
            <wp:extent cx="5943600" cy="168529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685290"/>
                    </a:xfrm>
                    <a:prstGeom prst="rect">
                      <a:avLst/>
                    </a:prstGeom>
                  </pic:spPr>
                </pic:pic>
              </a:graphicData>
            </a:graphic>
          </wp:inline>
        </w:drawing>
      </w:r>
    </w:p>
    <w:p w:rsidR="00D2343E" w:rsidRDefault="00D2343E" w:rsidP="00407F1B">
      <w:pPr>
        <w:rPr>
          <w:lang w:val="es-ES"/>
        </w:rPr>
      </w:pPr>
      <w:r>
        <w:rPr>
          <w:noProof/>
        </w:rPr>
        <w:drawing>
          <wp:inline distT="0" distB="0" distL="0" distR="0" wp14:anchorId="04B8B2DB" wp14:editId="3D536CB9">
            <wp:extent cx="1938528" cy="1778954"/>
            <wp:effectExtent l="0" t="0" r="508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56048" cy="1795031"/>
                    </a:xfrm>
                    <a:prstGeom prst="rect">
                      <a:avLst/>
                    </a:prstGeom>
                  </pic:spPr>
                </pic:pic>
              </a:graphicData>
            </a:graphic>
          </wp:inline>
        </w:drawing>
      </w:r>
    </w:p>
    <w:p w:rsidR="004775C0" w:rsidRDefault="004775C0" w:rsidP="00407F1B">
      <w:pPr>
        <w:rPr>
          <w:lang w:val="es-ES"/>
        </w:rPr>
      </w:pPr>
      <w:r>
        <w:rPr>
          <w:lang w:val="es-ES"/>
        </w:rPr>
        <w:t>Luego de presionar en “Configure”, seleccionamos la región “US East (Ohio)”, posteriormente como pensamos en producción, al exigirse una alta disponibilidad, se seleccionan 2 nodos, 2 instancias de la base, y al final se selecciona la opción “db.t</w:t>
      </w:r>
      <w:proofErr w:type="gramStart"/>
      <w:r>
        <w:rPr>
          <w:lang w:val="es-ES"/>
        </w:rPr>
        <w:t>3.medium</w:t>
      </w:r>
      <w:proofErr w:type="gramEnd"/>
      <w:r>
        <w:rPr>
          <w:lang w:val="es-ES"/>
        </w:rPr>
        <w:t>” como se solicita:</w:t>
      </w:r>
    </w:p>
    <w:p w:rsidR="007E51D0" w:rsidRDefault="007E51D0" w:rsidP="00407F1B">
      <w:pPr>
        <w:rPr>
          <w:lang w:val="es-ES"/>
        </w:rPr>
      </w:pPr>
      <w:r>
        <w:rPr>
          <w:noProof/>
        </w:rPr>
        <w:drawing>
          <wp:inline distT="0" distB="0" distL="0" distR="0" wp14:anchorId="5BF312EF" wp14:editId="1C0A3A9C">
            <wp:extent cx="4776826" cy="2214385"/>
            <wp:effectExtent l="0" t="0" r="508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99236" cy="2224774"/>
                    </a:xfrm>
                    <a:prstGeom prst="rect">
                      <a:avLst/>
                    </a:prstGeom>
                  </pic:spPr>
                </pic:pic>
              </a:graphicData>
            </a:graphic>
          </wp:inline>
        </w:drawing>
      </w:r>
    </w:p>
    <w:p w:rsidR="006579AE" w:rsidRDefault="006579AE" w:rsidP="00407F1B">
      <w:pPr>
        <w:rPr>
          <w:lang w:val="es-ES"/>
        </w:rPr>
      </w:pPr>
    </w:p>
    <w:p w:rsidR="00762B46" w:rsidRDefault="00762B46" w:rsidP="00407F1B">
      <w:pPr>
        <w:rPr>
          <w:lang w:val="es-ES"/>
        </w:rPr>
      </w:pPr>
      <w:r>
        <w:rPr>
          <w:noProof/>
        </w:rPr>
        <w:drawing>
          <wp:inline distT="0" distB="0" distL="0" distR="0" wp14:anchorId="6B993C31" wp14:editId="5F62899C">
            <wp:extent cx="5943600" cy="1541145"/>
            <wp:effectExtent l="0" t="0" r="0" b="190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541145"/>
                    </a:xfrm>
                    <a:prstGeom prst="rect">
                      <a:avLst/>
                    </a:prstGeom>
                  </pic:spPr>
                </pic:pic>
              </a:graphicData>
            </a:graphic>
          </wp:inline>
        </w:drawing>
      </w:r>
    </w:p>
    <w:p w:rsidR="00EB333B" w:rsidRDefault="000F3F61" w:rsidP="00407F1B">
      <w:pPr>
        <w:rPr>
          <w:lang w:val="es-ES"/>
        </w:rPr>
      </w:pPr>
      <w:r>
        <w:rPr>
          <w:lang w:val="es-ES"/>
        </w:rPr>
        <w:t>En Storage, configuramos 100 Gb.</w:t>
      </w:r>
    </w:p>
    <w:p w:rsidR="0045328F" w:rsidRDefault="00EB333B" w:rsidP="00407F1B">
      <w:pPr>
        <w:rPr>
          <w:lang w:val="es-ES"/>
        </w:rPr>
      </w:pPr>
      <w:r>
        <w:rPr>
          <w:noProof/>
        </w:rPr>
        <w:drawing>
          <wp:inline distT="0" distB="0" distL="0" distR="0" wp14:anchorId="236F5DF9" wp14:editId="77E8254C">
            <wp:extent cx="5943600" cy="1460500"/>
            <wp:effectExtent l="0" t="0" r="0" b="635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460500"/>
                    </a:xfrm>
                    <a:prstGeom prst="rect">
                      <a:avLst/>
                    </a:prstGeom>
                  </pic:spPr>
                </pic:pic>
              </a:graphicData>
            </a:graphic>
          </wp:inline>
        </w:drawing>
      </w:r>
    </w:p>
    <w:p w:rsidR="000F3F61" w:rsidRDefault="000F3F61" w:rsidP="00407F1B">
      <w:pPr>
        <w:rPr>
          <w:lang w:val="es-ES"/>
        </w:rPr>
      </w:pPr>
      <w:r>
        <w:rPr>
          <w:lang w:val="es-ES"/>
        </w:rPr>
        <w:t xml:space="preserve">RDS Performance </w:t>
      </w:r>
      <w:proofErr w:type="spellStart"/>
      <w:r>
        <w:rPr>
          <w:lang w:val="es-ES"/>
        </w:rPr>
        <w:t>Insights</w:t>
      </w:r>
      <w:proofErr w:type="spellEnd"/>
      <w:r>
        <w:rPr>
          <w:lang w:val="es-ES"/>
        </w:rPr>
        <w:t xml:space="preserve"> es el monitoreo que tendrá la base, no alteramos ese dato y en “</w:t>
      </w:r>
      <w:proofErr w:type="spellStart"/>
      <w:r>
        <w:rPr>
          <w:lang w:val="es-ES"/>
        </w:rPr>
        <w:t>Backup</w:t>
      </w:r>
      <w:proofErr w:type="spellEnd"/>
      <w:r>
        <w:rPr>
          <w:lang w:val="es-ES"/>
        </w:rPr>
        <w:t xml:space="preserve"> Storage” se colocan 50 Gb para respaldos.</w:t>
      </w:r>
    </w:p>
    <w:p w:rsidR="006579AE" w:rsidRPr="00407F1B" w:rsidRDefault="006579AE" w:rsidP="00407F1B">
      <w:pPr>
        <w:rPr>
          <w:lang w:val="es-ES"/>
        </w:rPr>
      </w:pPr>
    </w:p>
    <w:p w:rsidR="00EB333B" w:rsidRDefault="00EB333B" w:rsidP="001F512A">
      <w:pPr>
        <w:rPr>
          <w:lang w:val="es-ES"/>
        </w:rPr>
      </w:pPr>
      <w:r>
        <w:rPr>
          <w:noProof/>
        </w:rPr>
        <w:drawing>
          <wp:inline distT="0" distB="0" distL="0" distR="0" wp14:anchorId="4BB40E9D" wp14:editId="2438647D">
            <wp:extent cx="5943600" cy="242252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422525"/>
                    </a:xfrm>
                    <a:prstGeom prst="rect">
                      <a:avLst/>
                    </a:prstGeom>
                  </pic:spPr>
                </pic:pic>
              </a:graphicData>
            </a:graphic>
          </wp:inline>
        </w:drawing>
      </w:r>
    </w:p>
    <w:p w:rsidR="00EB333B" w:rsidRDefault="000F3F61" w:rsidP="001F512A">
      <w:pPr>
        <w:rPr>
          <w:lang w:val="es-ES"/>
        </w:rPr>
      </w:pPr>
      <w:r>
        <w:rPr>
          <w:lang w:val="es-ES"/>
        </w:rPr>
        <w:t xml:space="preserve">Luego se debe configurar, si se desea obtener un </w:t>
      </w:r>
      <w:proofErr w:type="spellStart"/>
      <w:r>
        <w:rPr>
          <w:lang w:val="es-ES"/>
        </w:rPr>
        <w:t>Snapshot</w:t>
      </w:r>
      <w:proofErr w:type="spellEnd"/>
      <w:r>
        <w:rPr>
          <w:lang w:val="es-ES"/>
        </w:rPr>
        <w:t xml:space="preserve"> de la base cuanto esta podría pesar, con 25 Gb podría estar acorde, esto siempre dependiendo de la aplicación y el volumen de datos.</w:t>
      </w:r>
    </w:p>
    <w:p w:rsidR="00EB333B" w:rsidRDefault="00EB333B" w:rsidP="001F512A">
      <w:pPr>
        <w:rPr>
          <w:lang w:val="es-ES"/>
        </w:rPr>
      </w:pPr>
      <w:r>
        <w:rPr>
          <w:noProof/>
        </w:rPr>
        <w:lastRenderedPageBreak/>
        <w:drawing>
          <wp:inline distT="0" distB="0" distL="0" distR="0" wp14:anchorId="3BB6EA25" wp14:editId="76A686BD">
            <wp:extent cx="5943600" cy="142938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429385"/>
                    </a:xfrm>
                    <a:prstGeom prst="rect">
                      <a:avLst/>
                    </a:prstGeom>
                  </pic:spPr>
                </pic:pic>
              </a:graphicData>
            </a:graphic>
          </wp:inline>
        </w:drawing>
      </w:r>
    </w:p>
    <w:p w:rsidR="000F3F61" w:rsidRPr="000F3F61" w:rsidRDefault="000F3F61" w:rsidP="001F512A">
      <w:pPr>
        <w:rPr>
          <w:b/>
          <w:lang w:val="es-ES"/>
        </w:rPr>
      </w:pPr>
      <w:r>
        <w:rPr>
          <w:lang w:val="es-ES"/>
        </w:rPr>
        <w:t xml:space="preserve">El total de la configuración de la base de datos, para </w:t>
      </w:r>
      <w:r w:rsidRPr="000F3F61">
        <w:rPr>
          <w:b/>
          <w:lang w:val="es-ES"/>
        </w:rPr>
        <w:t>US East (Ohio) es de 293.36 U$D</w:t>
      </w:r>
    </w:p>
    <w:p w:rsidR="00EB333B" w:rsidRDefault="00EB333B" w:rsidP="001F512A">
      <w:pPr>
        <w:rPr>
          <w:lang w:val="es-ES"/>
        </w:rPr>
      </w:pPr>
      <w:r>
        <w:rPr>
          <w:noProof/>
        </w:rPr>
        <w:drawing>
          <wp:inline distT="0" distB="0" distL="0" distR="0" wp14:anchorId="73806E1D" wp14:editId="4DFAEBD6">
            <wp:extent cx="3905250" cy="1762125"/>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05250" cy="1762125"/>
                    </a:xfrm>
                    <a:prstGeom prst="rect">
                      <a:avLst/>
                    </a:prstGeom>
                  </pic:spPr>
                </pic:pic>
              </a:graphicData>
            </a:graphic>
          </wp:inline>
        </w:drawing>
      </w:r>
    </w:p>
    <w:p w:rsidR="000F3F61" w:rsidRPr="000F3F61" w:rsidRDefault="000F3F61" w:rsidP="001F512A">
      <w:pPr>
        <w:rPr>
          <w:b/>
          <w:lang w:val="es-ES"/>
        </w:rPr>
      </w:pPr>
      <w:r>
        <w:rPr>
          <w:lang w:val="es-ES"/>
        </w:rPr>
        <w:t xml:space="preserve">Si hacemos el mismo cálculo para </w:t>
      </w:r>
      <w:r>
        <w:rPr>
          <w:b/>
          <w:lang w:val="es-ES"/>
        </w:rPr>
        <w:t>Sao Paulo, el costo es 588.92 U$D</w:t>
      </w:r>
    </w:p>
    <w:p w:rsidR="00EB333B" w:rsidRDefault="00EB333B" w:rsidP="001F512A">
      <w:pPr>
        <w:rPr>
          <w:lang w:val="es-ES"/>
        </w:rPr>
      </w:pPr>
      <w:r>
        <w:rPr>
          <w:noProof/>
        </w:rPr>
        <w:drawing>
          <wp:inline distT="0" distB="0" distL="0" distR="0" wp14:anchorId="2067D95D" wp14:editId="2E39831B">
            <wp:extent cx="3924300" cy="1724025"/>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24300" cy="1724025"/>
                    </a:xfrm>
                    <a:prstGeom prst="rect">
                      <a:avLst/>
                    </a:prstGeom>
                  </pic:spPr>
                </pic:pic>
              </a:graphicData>
            </a:graphic>
          </wp:inline>
        </w:drawing>
      </w:r>
      <w:r>
        <w:rPr>
          <w:lang w:val="es-ES"/>
        </w:rPr>
        <w:t xml:space="preserve"> </w:t>
      </w:r>
    </w:p>
    <w:p w:rsidR="000F3F61" w:rsidRPr="000F3F61" w:rsidRDefault="000F3F61" w:rsidP="001F512A">
      <w:pPr>
        <w:rPr>
          <w:b/>
          <w:lang w:val="es-ES"/>
        </w:rPr>
      </w:pPr>
      <w:r w:rsidRPr="000F3F61">
        <w:rPr>
          <w:lang w:val="es-ES"/>
        </w:rPr>
        <w:t xml:space="preserve">Y para </w:t>
      </w:r>
      <w:r w:rsidRPr="000F3F61">
        <w:rPr>
          <w:b/>
          <w:lang w:val="es-ES"/>
        </w:rPr>
        <w:t>US West (N. California), el</w:t>
      </w:r>
      <w:r>
        <w:rPr>
          <w:b/>
          <w:lang w:val="es-ES"/>
        </w:rPr>
        <w:t xml:space="preserve"> costo es 363.93 U$D</w:t>
      </w:r>
    </w:p>
    <w:p w:rsidR="00EB333B" w:rsidRDefault="00EB333B" w:rsidP="001F512A">
      <w:pPr>
        <w:rPr>
          <w:lang w:val="es-ES"/>
        </w:rPr>
      </w:pPr>
      <w:r>
        <w:rPr>
          <w:noProof/>
        </w:rPr>
        <w:drawing>
          <wp:inline distT="0" distB="0" distL="0" distR="0" wp14:anchorId="59B8835C" wp14:editId="61D0243A">
            <wp:extent cx="4000500" cy="170497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00500" cy="1704975"/>
                    </a:xfrm>
                    <a:prstGeom prst="rect">
                      <a:avLst/>
                    </a:prstGeom>
                  </pic:spPr>
                </pic:pic>
              </a:graphicData>
            </a:graphic>
          </wp:inline>
        </w:drawing>
      </w:r>
    </w:p>
    <w:p w:rsidR="00EB333B" w:rsidRDefault="00EB333B" w:rsidP="001F512A">
      <w:pPr>
        <w:rPr>
          <w:lang w:val="es-ES"/>
        </w:rPr>
      </w:pPr>
    </w:p>
    <w:p w:rsidR="00EB333B" w:rsidRDefault="000F3F61" w:rsidP="001F512A">
      <w:pPr>
        <w:rPr>
          <w:b/>
          <w:lang w:val="es-ES"/>
        </w:rPr>
      </w:pPr>
      <w:r w:rsidRPr="000F3F61">
        <w:rPr>
          <w:b/>
          <w:lang w:val="es-ES"/>
        </w:rPr>
        <w:lastRenderedPageBreak/>
        <w:t xml:space="preserve">5. </w:t>
      </w:r>
      <w:proofErr w:type="spellStart"/>
      <w:r w:rsidR="00EB333B" w:rsidRPr="000F3F61">
        <w:rPr>
          <w:b/>
          <w:lang w:val="es-ES"/>
        </w:rPr>
        <w:t>DynamoDB</w:t>
      </w:r>
      <w:proofErr w:type="spellEnd"/>
      <w:r w:rsidR="00EB333B" w:rsidRPr="000F3F61">
        <w:rPr>
          <w:b/>
          <w:lang w:val="es-ES"/>
        </w:rPr>
        <w:t xml:space="preserve">: Una tabla de </w:t>
      </w:r>
      <w:proofErr w:type="spellStart"/>
      <w:r w:rsidR="00EB333B" w:rsidRPr="000F3F61">
        <w:rPr>
          <w:b/>
          <w:lang w:val="es-ES"/>
        </w:rPr>
        <w:t>DynamoDB</w:t>
      </w:r>
      <w:proofErr w:type="spellEnd"/>
      <w:r w:rsidR="00EB333B" w:rsidRPr="000F3F61">
        <w:rPr>
          <w:b/>
          <w:lang w:val="es-ES"/>
        </w:rPr>
        <w:t xml:space="preserve"> con capacidad de escritura y lectura aprovisionada (por ejemplo, 100 unidades de lectura y 100 unidades de escritura).</w:t>
      </w:r>
    </w:p>
    <w:p w:rsidR="000F3F61" w:rsidRDefault="00A763B9" w:rsidP="001F512A">
      <w:pPr>
        <w:rPr>
          <w:lang w:val="es-ES"/>
        </w:rPr>
      </w:pPr>
      <w:proofErr w:type="spellStart"/>
      <w:r w:rsidRPr="00A763B9">
        <w:rPr>
          <w:lang w:val="es-ES"/>
        </w:rPr>
        <w:t>DynamoDB</w:t>
      </w:r>
      <w:proofErr w:type="spellEnd"/>
      <w:r w:rsidRPr="00A763B9">
        <w:rPr>
          <w:lang w:val="es-ES"/>
        </w:rPr>
        <w:t xml:space="preserve"> es un servicio de base de datos NoSQL de AWS </w:t>
      </w:r>
      <w:r>
        <w:rPr>
          <w:lang w:val="es-ES"/>
        </w:rPr>
        <w:t xml:space="preserve">hecho para aplicaciones </w:t>
      </w:r>
      <w:r w:rsidRPr="00A763B9">
        <w:rPr>
          <w:lang w:val="es-ES"/>
        </w:rPr>
        <w:t xml:space="preserve">que requieren almacenamiento de datos rápido, escalable y de baja latencia. </w:t>
      </w:r>
      <w:r>
        <w:rPr>
          <w:lang w:val="es-ES"/>
        </w:rPr>
        <w:t>E</w:t>
      </w:r>
      <w:r w:rsidRPr="00A763B9">
        <w:rPr>
          <w:lang w:val="es-ES"/>
        </w:rPr>
        <w:t>s una base de datos</w:t>
      </w:r>
      <w:r>
        <w:rPr>
          <w:lang w:val="es-ES"/>
        </w:rPr>
        <w:t xml:space="preserve"> </w:t>
      </w:r>
      <w:r w:rsidRPr="00A763B9">
        <w:rPr>
          <w:lang w:val="es-ES"/>
        </w:rPr>
        <w:t>que almacena datos en estructuras de tipo clave-valor o documentos, lo cual permite flexibilidad en el modelado de datos y escalabilidad horizontal.</w:t>
      </w:r>
    </w:p>
    <w:p w:rsidR="00A763B9" w:rsidRPr="00A763B9" w:rsidRDefault="00A763B9" w:rsidP="001F512A">
      <w:pPr>
        <w:rPr>
          <w:lang w:val="es-ES"/>
        </w:rPr>
      </w:pPr>
      <w:r>
        <w:rPr>
          <w:lang w:val="es-ES"/>
        </w:rPr>
        <w:t>En “</w:t>
      </w:r>
      <w:proofErr w:type="spellStart"/>
      <w:r>
        <w:rPr>
          <w:lang w:val="es-ES"/>
        </w:rPr>
        <w:t>Find</w:t>
      </w:r>
      <w:proofErr w:type="spellEnd"/>
      <w:r>
        <w:rPr>
          <w:lang w:val="es-ES"/>
        </w:rPr>
        <w:t xml:space="preserve"> </w:t>
      </w:r>
      <w:proofErr w:type="spellStart"/>
      <w:r>
        <w:rPr>
          <w:lang w:val="es-ES"/>
        </w:rPr>
        <w:t>Service</w:t>
      </w:r>
      <w:proofErr w:type="spellEnd"/>
      <w:r>
        <w:rPr>
          <w:lang w:val="es-ES"/>
        </w:rPr>
        <w:t>”, buscamos “</w:t>
      </w:r>
      <w:proofErr w:type="spellStart"/>
      <w:r>
        <w:rPr>
          <w:lang w:val="es-ES"/>
        </w:rPr>
        <w:t>DynamoDB</w:t>
      </w:r>
      <w:proofErr w:type="spellEnd"/>
      <w:r>
        <w:rPr>
          <w:lang w:val="es-ES"/>
        </w:rPr>
        <w:t>”</w:t>
      </w:r>
    </w:p>
    <w:p w:rsidR="00EB333B" w:rsidRDefault="000E0BE6" w:rsidP="001F512A">
      <w:pPr>
        <w:rPr>
          <w:lang w:val="es-ES"/>
        </w:rPr>
      </w:pPr>
      <w:r>
        <w:rPr>
          <w:noProof/>
        </w:rPr>
        <w:drawing>
          <wp:inline distT="0" distB="0" distL="0" distR="0" wp14:anchorId="0D690472" wp14:editId="342FD517">
            <wp:extent cx="5332781" cy="2767965"/>
            <wp:effectExtent l="0" t="0" r="127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46748" cy="2775215"/>
                    </a:xfrm>
                    <a:prstGeom prst="rect">
                      <a:avLst/>
                    </a:prstGeom>
                  </pic:spPr>
                </pic:pic>
              </a:graphicData>
            </a:graphic>
          </wp:inline>
        </w:drawing>
      </w:r>
    </w:p>
    <w:p w:rsidR="00A763B9" w:rsidRDefault="00A763B9" w:rsidP="001F512A">
      <w:pPr>
        <w:rPr>
          <w:lang w:val="es-ES"/>
        </w:rPr>
      </w:pPr>
      <w:r>
        <w:rPr>
          <w:lang w:val="es-ES"/>
        </w:rPr>
        <w:t xml:space="preserve">Lo primero que vamos a calcular es el </w:t>
      </w:r>
      <w:proofErr w:type="spellStart"/>
      <w:r>
        <w:rPr>
          <w:lang w:val="es-ES"/>
        </w:rPr>
        <w:t>storage</w:t>
      </w:r>
      <w:proofErr w:type="spellEnd"/>
      <w:r>
        <w:rPr>
          <w:lang w:val="es-ES"/>
        </w:rPr>
        <w:t xml:space="preserve"> de la base, colocamos el valor de 5 Gb, para este caso.</w:t>
      </w:r>
    </w:p>
    <w:p w:rsidR="00A763B9" w:rsidRDefault="00A763B9" w:rsidP="001F512A">
      <w:proofErr w:type="spellStart"/>
      <w:r w:rsidRPr="00A763B9">
        <w:t>En</w:t>
      </w:r>
      <w:proofErr w:type="spellEnd"/>
      <w:r w:rsidRPr="00A763B9">
        <w:t xml:space="preserve"> Average </w:t>
      </w:r>
      <w:proofErr w:type="spellStart"/>
      <w:r w:rsidRPr="00A763B9">
        <w:t>ítem</w:t>
      </w:r>
      <w:proofErr w:type="spellEnd"/>
      <w:r w:rsidRPr="00A763B9">
        <w:t xml:space="preserve"> size, </w:t>
      </w:r>
      <w:proofErr w:type="spellStart"/>
      <w:r w:rsidRPr="00A763B9">
        <w:t>c</w:t>
      </w:r>
      <w:r>
        <w:t>olocamos</w:t>
      </w:r>
      <w:proofErr w:type="spellEnd"/>
      <w:r>
        <w:t xml:space="preserve"> 1 </w:t>
      </w:r>
      <w:proofErr w:type="spellStart"/>
      <w:r>
        <w:t>Kb</w:t>
      </w:r>
      <w:proofErr w:type="spellEnd"/>
      <w:r>
        <w:t>.</w:t>
      </w:r>
    </w:p>
    <w:p w:rsidR="00ED69C9" w:rsidDel="00601852" w:rsidRDefault="00E31A49" w:rsidP="00601852">
      <w:pPr>
        <w:rPr>
          <w:del w:id="1" w:author="Pablo Navarrete" w:date="2024-11-08T12:13:00Z"/>
          <w:lang w:val="es-ES"/>
        </w:rPr>
      </w:pPr>
      <w:r>
        <w:rPr>
          <w:noProof/>
        </w:rPr>
        <w:drawing>
          <wp:inline distT="0" distB="0" distL="0" distR="0" wp14:anchorId="47CDC373" wp14:editId="14EC1545">
            <wp:extent cx="3920947" cy="1819722"/>
            <wp:effectExtent l="0" t="0" r="381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36374" cy="1826882"/>
                    </a:xfrm>
                    <a:prstGeom prst="rect">
                      <a:avLst/>
                    </a:prstGeom>
                  </pic:spPr>
                </pic:pic>
              </a:graphicData>
            </a:graphic>
          </wp:inline>
        </w:drawing>
      </w:r>
    </w:p>
    <w:p w:rsidR="00A763B9" w:rsidRDefault="00A763B9" w:rsidP="001F512A">
      <w:pPr>
        <w:rPr>
          <w:lang w:val="es-ES"/>
        </w:rPr>
      </w:pPr>
    </w:p>
    <w:p w:rsidR="00E31A49" w:rsidRDefault="00601852" w:rsidP="001F512A">
      <w:pPr>
        <w:rPr>
          <w:lang w:val="es-ES"/>
        </w:rPr>
      </w:pPr>
      <w:r>
        <w:rPr>
          <w:lang w:val="es-ES"/>
        </w:rPr>
        <w:lastRenderedPageBreak/>
        <w:t>Luego en la sección “</w:t>
      </w:r>
      <w:proofErr w:type="spellStart"/>
      <w:r>
        <w:rPr>
          <w:lang w:val="es-ES"/>
        </w:rPr>
        <w:t>Write</w:t>
      </w:r>
      <w:proofErr w:type="spellEnd"/>
      <w:r>
        <w:rPr>
          <w:lang w:val="es-ES"/>
        </w:rPr>
        <w:t xml:space="preserve"> </w:t>
      </w:r>
      <w:proofErr w:type="spellStart"/>
      <w:r>
        <w:rPr>
          <w:lang w:val="es-ES"/>
        </w:rPr>
        <w:t>settings</w:t>
      </w:r>
      <w:proofErr w:type="spellEnd"/>
      <w:r>
        <w:rPr>
          <w:lang w:val="es-ES"/>
        </w:rPr>
        <w:t xml:space="preserve">”, 50-50 los porcentajes de escrituras transaccionales y no transaccionales, se deja por defecto los </w:t>
      </w:r>
      <w:r w:rsidR="00933076">
        <w:rPr>
          <w:lang w:val="es-ES"/>
        </w:rPr>
        <w:t xml:space="preserve">siguientes </w:t>
      </w:r>
      <w:r>
        <w:rPr>
          <w:lang w:val="es-ES"/>
        </w:rPr>
        <w:t>campos</w:t>
      </w:r>
      <w:r w:rsidR="00933076">
        <w:rPr>
          <w:lang w:val="es-ES"/>
        </w:rPr>
        <w:t>.</w:t>
      </w:r>
      <w:r w:rsidR="00933076" w:rsidRPr="00933076">
        <w:rPr>
          <w:noProof/>
          <w:lang w:val="es-ES"/>
        </w:rPr>
        <w:t xml:space="preserve"> </w:t>
      </w:r>
      <w:r>
        <w:rPr>
          <w:noProof/>
        </w:rPr>
        <w:drawing>
          <wp:inline distT="0" distB="0" distL="0" distR="0" wp14:anchorId="460E94D1" wp14:editId="69A85C91">
            <wp:extent cx="4412059" cy="2904134"/>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24889" cy="2912579"/>
                    </a:xfrm>
                    <a:prstGeom prst="rect">
                      <a:avLst/>
                    </a:prstGeom>
                  </pic:spPr>
                </pic:pic>
              </a:graphicData>
            </a:graphic>
          </wp:inline>
        </w:drawing>
      </w:r>
    </w:p>
    <w:p w:rsidR="00E4011F" w:rsidRDefault="00933076" w:rsidP="001F512A">
      <w:pPr>
        <w:rPr>
          <w:lang w:val="es-ES"/>
        </w:rPr>
      </w:pPr>
      <w:r>
        <w:rPr>
          <w:noProof/>
        </w:rPr>
        <w:drawing>
          <wp:inline distT="0" distB="0" distL="0" distR="0" wp14:anchorId="2D6A2414" wp14:editId="7171D6F9">
            <wp:extent cx="3878162" cy="1506931"/>
            <wp:effectExtent l="0" t="0" r="825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88341" cy="1510886"/>
                    </a:xfrm>
                    <a:prstGeom prst="rect">
                      <a:avLst/>
                    </a:prstGeom>
                  </pic:spPr>
                </pic:pic>
              </a:graphicData>
            </a:graphic>
          </wp:inline>
        </w:drawing>
      </w:r>
    </w:p>
    <w:p w:rsidR="00933076" w:rsidRDefault="00933076" w:rsidP="001F512A">
      <w:pPr>
        <w:rPr>
          <w:lang w:val="es-ES"/>
        </w:rPr>
      </w:pPr>
      <w:r>
        <w:rPr>
          <w:lang w:val="es-ES"/>
        </w:rPr>
        <w:t>En la sección “</w:t>
      </w:r>
      <w:proofErr w:type="spellStart"/>
      <w:r>
        <w:rPr>
          <w:lang w:val="es-ES"/>
        </w:rPr>
        <w:t>Read</w:t>
      </w:r>
      <w:proofErr w:type="spellEnd"/>
      <w:r>
        <w:rPr>
          <w:lang w:val="es-ES"/>
        </w:rPr>
        <w:t xml:space="preserve"> </w:t>
      </w:r>
      <w:proofErr w:type="spellStart"/>
      <w:r>
        <w:rPr>
          <w:lang w:val="es-ES"/>
        </w:rPr>
        <w:t>Settings</w:t>
      </w:r>
      <w:proofErr w:type="spellEnd"/>
      <w:r>
        <w:rPr>
          <w:lang w:val="es-ES"/>
        </w:rPr>
        <w:t>”, el cambio se hace en las lecturas consistentes, “</w:t>
      </w:r>
      <w:proofErr w:type="spellStart"/>
      <w:r>
        <w:rPr>
          <w:lang w:val="es-ES"/>
        </w:rPr>
        <w:t>Eventually</w:t>
      </w:r>
      <w:proofErr w:type="spellEnd"/>
      <w:r>
        <w:rPr>
          <w:lang w:val="es-ES"/>
        </w:rPr>
        <w:t xml:space="preserve"> </w:t>
      </w:r>
      <w:proofErr w:type="spellStart"/>
      <w:r>
        <w:rPr>
          <w:lang w:val="es-ES"/>
        </w:rPr>
        <w:t>consistent</w:t>
      </w:r>
      <w:proofErr w:type="spellEnd"/>
      <w:r>
        <w:rPr>
          <w:lang w:val="es-ES"/>
        </w:rPr>
        <w:t xml:space="preserve"> </w:t>
      </w:r>
      <w:proofErr w:type="spellStart"/>
      <w:r>
        <w:rPr>
          <w:lang w:val="es-ES"/>
        </w:rPr>
        <w:t>percentage</w:t>
      </w:r>
      <w:proofErr w:type="spellEnd"/>
      <w:r>
        <w:rPr>
          <w:lang w:val="es-ES"/>
        </w:rPr>
        <w:t>” y “</w:t>
      </w:r>
      <w:proofErr w:type="spellStart"/>
      <w:r>
        <w:rPr>
          <w:lang w:val="es-ES"/>
        </w:rPr>
        <w:t>Strongly</w:t>
      </w:r>
      <w:proofErr w:type="spellEnd"/>
      <w:r>
        <w:rPr>
          <w:lang w:val="es-ES"/>
        </w:rPr>
        <w:t xml:space="preserve"> </w:t>
      </w:r>
      <w:proofErr w:type="spellStart"/>
      <w:r>
        <w:rPr>
          <w:lang w:val="es-ES"/>
        </w:rPr>
        <w:t>consistent</w:t>
      </w:r>
      <w:proofErr w:type="spellEnd"/>
      <w:r>
        <w:rPr>
          <w:lang w:val="es-ES"/>
        </w:rPr>
        <w:t xml:space="preserve"> </w:t>
      </w:r>
      <w:proofErr w:type="spellStart"/>
      <w:r>
        <w:rPr>
          <w:lang w:val="es-ES"/>
        </w:rPr>
        <w:t>percentage</w:t>
      </w:r>
      <w:proofErr w:type="spellEnd"/>
      <w:r>
        <w:rPr>
          <w:lang w:val="es-ES"/>
        </w:rPr>
        <w:t>”, se pone una relación de 85-15:</w:t>
      </w:r>
    </w:p>
    <w:p w:rsidR="00E4011F" w:rsidRDefault="00933076" w:rsidP="001F512A">
      <w:pPr>
        <w:rPr>
          <w:lang w:val="es-ES"/>
        </w:rPr>
      </w:pPr>
      <w:r>
        <w:rPr>
          <w:noProof/>
        </w:rPr>
        <w:drawing>
          <wp:inline distT="0" distB="0" distL="0" distR="0" wp14:anchorId="1B996171" wp14:editId="31A3D277">
            <wp:extent cx="4081882" cy="234950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12225" cy="2366965"/>
                    </a:xfrm>
                    <a:prstGeom prst="rect">
                      <a:avLst/>
                    </a:prstGeom>
                  </pic:spPr>
                </pic:pic>
              </a:graphicData>
            </a:graphic>
          </wp:inline>
        </w:drawing>
      </w:r>
    </w:p>
    <w:p w:rsidR="00E31A49" w:rsidRDefault="00933076" w:rsidP="001F512A">
      <w:pPr>
        <w:rPr>
          <w:lang w:val="es-ES"/>
        </w:rPr>
      </w:pPr>
      <w:r>
        <w:rPr>
          <w:lang w:val="es-ES"/>
        </w:rPr>
        <w:t>Luego el resto de los campos se deja por defecto:</w:t>
      </w:r>
    </w:p>
    <w:p w:rsidR="00E31A49" w:rsidRDefault="00933076" w:rsidP="001F512A">
      <w:pPr>
        <w:rPr>
          <w:lang w:val="es-ES"/>
        </w:rPr>
      </w:pPr>
      <w:r>
        <w:rPr>
          <w:noProof/>
        </w:rPr>
        <w:lastRenderedPageBreak/>
        <w:drawing>
          <wp:inline distT="0" distB="0" distL="0" distR="0" wp14:anchorId="1637EFB3" wp14:editId="10A40B93">
            <wp:extent cx="4923130" cy="272542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40934" cy="2735276"/>
                    </a:xfrm>
                    <a:prstGeom prst="rect">
                      <a:avLst/>
                    </a:prstGeom>
                  </pic:spPr>
                </pic:pic>
              </a:graphicData>
            </a:graphic>
          </wp:inline>
        </w:drawing>
      </w:r>
    </w:p>
    <w:p w:rsidR="00933076" w:rsidRDefault="005C024A" w:rsidP="001F512A">
      <w:pPr>
        <w:rPr>
          <w:lang w:val="es-ES"/>
        </w:rPr>
      </w:pPr>
      <w:r>
        <w:rPr>
          <w:lang w:val="es-ES"/>
        </w:rPr>
        <w:t xml:space="preserve">Con estos parámetros el costo del </w:t>
      </w:r>
      <w:proofErr w:type="spellStart"/>
      <w:r>
        <w:rPr>
          <w:lang w:val="es-ES"/>
        </w:rPr>
        <w:t>DynamoDB</w:t>
      </w:r>
      <w:proofErr w:type="spellEnd"/>
      <w:r>
        <w:rPr>
          <w:lang w:val="es-ES"/>
        </w:rPr>
        <w:t xml:space="preserve">, es </w:t>
      </w:r>
      <w:r w:rsidRPr="005C024A">
        <w:rPr>
          <w:b/>
          <w:lang w:val="es-ES"/>
        </w:rPr>
        <w:t>inicial de 330 U$D y mensual de 41.70 U$D, para Ohio</w:t>
      </w:r>
      <w:r>
        <w:rPr>
          <w:lang w:val="es-ES"/>
        </w:rPr>
        <w:t>.</w:t>
      </w:r>
    </w:p>
    <w:p w:rsidR="005C024A" w:rsidRDefault="005C024A" w:rsidP="001F512A">
      <w:pPr>
        <w:rPr>
          <w:lang w:val="es-ES"/>
        </w:rPr>
      </w:pPr>
      <w:r>
        <w:rPr>
          <w:noProof/>
        </w:rPr>
        <w:drawing>
          <wp:inline distT="0" distB="0" distL="0" distR="0" wp14:anchorId="68CABB93" wp14:editId="2E5C778D">
            <wp:extent cx="2926080" cy="1328716"/>
            <wp:effectExtent l="0" t="0" r="7620" b="508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50420" cy="1339768"/>
                    </a:xfrm>
                    <a:prstGeom prst="rect">
                      <a:avLst/>
                    </a:prstGeom>
                  </pic:spPr>
                </pic:pic>
              </a:graphicData>
            </a:graphic>
          </wp:inline>
        </w:drawing>
      </w:r>
    </w:p>
    <w:p w:rsidR="005C024A" w:rsidRDefault="005C024A" w:rsidP="001F512A">
      <w:pPr>
        <w:rPr>
          <w:b/>
          <w:lang w:val="es-ES"/>
        </w:rPr>
      </w:pPr>
      <w:r>
        <w:rPr>
          <w:lang w:val="es-ES"/>
        </w:rPr>
        <w:t xml:space="preserve">Para </w:t>
      </w:r>
      <w:r>
        <w:rPr>
          <w:b/>
          <w:lang w:val="es-ES"/>
        </w:rPr>
        <w:t>Sao Paulo, es inicial 495 U$D y 62.74 U$D mensual.</w:t>
      </w:r>
    </w:p>
    <w:p w:rsidR="005C024A" w:rsidRDefault="005C024A" w:rsidP="001F512A">
      <w:pPr>
        <w:rPr>
          <w:b/>
          <w:lang w:val="es-ES"/>
        </w:rPr>
      </w:pPr>
      <w:r>
        <w:rPr>
          <w:noProof/>
        </w:rPr>
        <w:drawing>
          <wp:inline distT="0" distB="0" distL="0" distR="0" wp14:anchorId="651F845A" wp14:editId="3ADCABC3">
            <wp:extent cx="3196742" cy="1411245"/>
            <wp:effectExtent l="0" t="0" r="381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15125" cy="1419361"/>
                    </a:xfrm>
                    <a:prstGeom prst="rect">
                      <a:avLst/>
                    </a:prstGeom>
                  </pic:spPr>
                </pic:pic>
              </a:graphicData>
            </a:graphic>
          </wp:inline>
        </w:drawing>
      </w:r>
    </w:p>
    <w:p w:rsidR="005C024A" w:rsidRDefault="005C024A" w:rsidP="001F512A">
      <w:pPr>
        <w:rPr>
          <w:b/>
          <w:lang w:val="es-ES"/>
        </w:rPr>
      </w:pPr>
      <w:r w:rsidRPr="005C024A">
        <w:rPr>
          <w:lang w:val="es-ES"/>
        </w:rPr>
        <w:t xml:space="preserve">Y para </w:t>
      </w:r>
      <w:r w:rsidRPr="005C024A">
        <w:rPr>
          <w:b/>
          <w:lang w:val="es-ES"/>
        </w:rPr>
        <w:t>US West (N. California), el</w:t>
      </w:r>
      <w:r>
        <w:rPr>
          <w:b/>
          <w:lang w:val="es-ES"/>
        </w:rPr>
        <w:t xml:space="preserve"> costo inicial es 369.60 U$D y mensual 46.70 U$D</w:t>
      </w:r>
    </w:p>
    <w:p w:rsidR="000E0BE6" w:rsidRPr="005C024A" w:rsidRDefault="005C024A" w:rsidP="001F512A">
      <w:pPr>
        <w:rPr>
          <w:b/>
          <w:lang w:val="es-ES"/>
        </w:rPr>
      </w:pPr>
      <w:r>
        <w:rPr>
          <w:noProof/>
        </w:rPr>
        <w:drawing>
          <wp:inline distT="0" distB="0" distL="0" distR="0" wp14:anchorId="44FF2E69" wp14:editId="024CF4E6">
            <wp:extent cx="2823667" cy="1272737"/>
            <wp:effectExtent l="0" t="0" r="0" b="381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50879" cy="1285003"/>
                    </a:xfrm>
                    <a:prstGeom prst="rect">
                      <a:avLst/>
                    </a:prstGeom>
                  </pic:spPr>
                </pic:pic>
              </a:graphicData>
            </a:graphic>
          </wp:inline>
        </w:drawing>
      </w:r>
    </w:p>
    <w:sectPr w:rsidR="000E0BE6" w:rsidRPr="005C02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C17123"/>
    <w:multiLevelType w:val="hybridMultilevel"/>
    <w:tmpl w:val="50E6E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5461B9"/>
    <w:multiLevelType w:val="multilevel"/>
    <w:tmpl w:val="8CBEC0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2F697E"/>
    <w:multiLevelType w:val="hybridMultilevel"/>
    <w:tmpl w:val="E5160558"/>
    <w:lvl w:ilvl="0" w:tplc="C28CF1D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60588B92">
      <w:start w:val="1"/>
      <w:numFmt w:val="bullet"/>
      <w:lvlText w:val="-"/>
      <w:lvlJc w:val="left"/>
      <w:pPr>
        <w:ind w:left="2340" w:hanging="360"/>
      </w:pPr>
      <w:rPr>
        <w:rFonts w:ascii="Calibri" w:eastAsia="Times New Roman" w:hAnsi="Calibri" w:cs="Calibr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562CDC"/>
    <w:multiLevelType w:val="hybridMultilevel"/>
    <w:tmpl w:val="425086BA"/>
    <w:lvl w:ilvl="0" w:tplc="955A45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B120694"/>
    <w:multiLevelType w:val="hybridMultilevel"/>
    <w:tmpl w:val="3416A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CEB757D"/>
    <w:multiLevelType w:val="multilevel"/>
    <w:tmpl w:val="346A2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66A35FC"/>
    <w:multiLevelType w:val="multilevel"/>
    <w:tmpl w:val="7990F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6"/>
  </w:num>
  <w:num w:numId="4">
    <w:abstractNumId w:val="4"/>
  </w:num>
  <w:num w:numId="5">
    <w:abstractNumId w:val="0"/>
  </w:num>
  <w:num w:numId="6">
    <w:abstractNumId w:val="1"/>
  </w:num>
  <w:num w:numId="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ablo Navarrete">
    <w15:presenceInfo w15:providerId="AD" w15:userId="S-1-5-21-1908848528-844429943-1274378750-115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684"/>
    <w:rsid w:val="00015DAA"/>
    <w:rsid w:val="00054617"/>
    <w:rsid w:val="00073116"/>
    <w:rsid w:val="000809A2"/>
    <w:rsid w:val="000A2F3F"/>
    <w:rsid w:val="000C04D1"/>
    <w:rsid w:val="000E0BE6"/>
    <w:rsid w:val="000F3F61"/>
    <w:rsid w:val="000F76F7"/>
    <w:rsid w:val="001600D7"/>
    <w:rsid w:val="00180B5B"/>
    <w:rsid w:val="001F512A"/>
    <w:rsid w:val="00205437"/>
    <w:rsid w:val="002240C7"/>
    <w:rsid w:val="00243684"/>
    <w:rsid w:val="002715EC"/>
    <w:rsid w:val="002D4AD6"/>
    <w:rsid w:val="002F095E"/>
    <w:rsid w:val="003026C5"/>
    <w:rsid w:val="0032713F"/>
    <w:rsid w:val="003E2CA7"/>
    <w:rsid w:val="003F4A9F"/>
    <w:rsid w:val="003F7238"/>
    <w:rsid w:val="00407F1B"/>
    <w:rsid w:val="004274DF"/>
    <w:rsid w:val="0045328F"/>
    <w:rsid w:val="00463460"/>
    <w:rsid w:val="004775C0"/>
    <w:rsid w:val="004846F2"/>
    <w:rsid w:val="004D4A24"/>
    <w:rsid w:val="004F42A8"/>
    <w:rsid w:val="005535C9"/>
    <w:rsid w:val="005B30C2"/>
    <w:rsid w:val="005C024A"/>
    <w:rsid w:val="005C1D2D"/>
    <w:rsid w:val="005C7F48"/>
    <w:rsid w:val="00601852"/>
    <w:rsid w:val="006352A6"/>
    <w:rsid w:val="006579AE"/>
    <w:rsid w:val="00684E28"/>
    <w:rsid w:val="007064D2"/>
    <w:rsid w:val="00724C39"/>
    <w:rsid w:val="0073766C"/>
    <w:rsid w:val="007400E3"/>
    <w:rsid w:val="00762B46"/>
    <w:rsid w:val="00767B75"/>
    <w:rsid w:val="007E51D0"/>
    <w:rsid w:val="00880766"/>
    <w:rsid w:val="008842C0"/>
    <w:rsid w:val="008D6EC0"/>
    <w:rsid w:val="008F2CE0"/>
    <w:rsid w:val="008F5016"/>
    <w:rsid w:val="00906FB6"/>
    <w:rsid w:val="00933076"/>
    <w:rsid w:val="00981A01"/>
    <w:rsid w:val="009C668B"/>
    <w:rsid w:val="00A033E0"/>
    <w:rsid w:val="00A13F39"/>
    <w:rsid w:val="00A763B9"/>
    <w:rsid w:val="00AC63D8"/>
    <w:rsid w:val="00BA71F2"/>
    <w:rsid w:val="00BB7D37"/>
    <w:rsid w:val="00BC1E7E"/>
    <w:rsid w:val="00C4376A"/>
    <w:rsid w:val="00C73766"/>
    <w:rsid w:val="00C978C7"/>
    <w:rsid w:val="00CD1A58"/>
    <w:rsid w:val="00D03972"/>
    <w:rsid w:val="00D13ADD"/>
    <w:rsid w:val="00D2343E"/>
    <w:rsid w:val="00DB02F7"/>
    <w:rsid w:val="00DC7E63"/>
    <w:rsid w:val="00E31A49"/>
    <w:rsid w:val="00E4011F"/>
    <w:rsid w:val="00E82F78"/>
    <w:rsid w:val="00E852EB"/>
    <w:rsid w:val="00EB333B"/>
    <w:rsid w:val="00ED69C9"/>
    <w:rsid w:val="00F06197"/>
    <w:rsid w:val="00F3039E"/>
    <w:rsid w:val="00F30EBF"/>
    <w:rsid w:val="00FB0A17"/>
    <w:rsid w:val="00FE22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A61385"/>
  <w15:chartTrackingRefBased/>
  <w15:docId w15:val="{5B32732B-7221-46AE-B75B-6CACC7747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3">
    <w:name w:val="heading 3"/>
    <w:basedOn w:val="Normal"/>
    <w:link w:val="Ttulo3Car"/>
    <w:uiPriority w:val="9"/>
    <w:qFormat/>
    <w:rsid w:val="00CD1A5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F512A"/>
    <w:pPr>
      <w:ind w:left="720"/>
      <w:contextualSpacing/>
    </w:pPr>
  </w:style>
  <w:style w:type="character" w:styleId="Hipervnculo">
    <w:name w:val="Hyperlink"/>
    <w:basedOn w:val="Fuentedeprrafopredeter"/>
    <w:uiPriority w:val="99"/>
    <w:unhideWhenUsed/>
    <w:rsid w:val="008F5016"/>
    <w:rPr>
      <w:color w:val="0563C1" w:themeColor="hyperlink"/>
      <w:u w:val="single"/>
    </w:rPr>
  </w:style>
  <w:style w:type="character" w:styleId="Mencinsinresolver">
    <w:name w:val="Unresolved Mention"/>
    <w:basedOn w:val="Fuentedeprrafopredeter"/>
    <w:uiPriority w:val="99"/>
    <w:semiHidden/>
    <w:unhideWhenUsed/>
    <w:rsid w:val="008F5016"/>
    <w:rPr>
      <w:color w:val="605E5C"/>
      <w:shd w:val="clear" w:color="auto" w:fill="E1DFDD"/>
    </w:rPr>
  </w:style>
  <w:style w:type="character" w:styleId="Textoennegrita">
    <w:name w:val="Strong"/>
    <w:basedOn w:val="Fuentedeprrafopredeter"/>
    <w:uiPriority w:val="22"/>
    <w:qFormat/>
    <w:rsid w:val="005535C9"/>
    <w:rPr>
      <w:b/>
      <w:bCs/>
    </w:rPr>
  </w:style>
  <w:style w:type="paragraph" w:styleId="Subttulo">
    <w:name w:val="Subtitle"/>
    <w:basedOn w:val="Normal"/>
    <w:next w:val="Normal"/>
    <w:link w:val="SubttuloCar"/>
    <w:uiPriority w:val="11"/>
    <w:qFormat/>
    <w:rsid w:val="008F2CE0"/>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8F2CE0"/>
    <w:rPr>
      <w:rFonts w:eastAsiaTheme="minorEastAsia"/>
      <w:color w:val="5A5A5A" w:themeColor="text1" w:themeTint="A5"/>
      <w:spacing w:val="15"/>
    </w:rPr>
  </w:style>
  <w:style w:type="character" w:customStyle="1" w:styleId="katex-mathml">
    <w:name w:val="katex-mathml"/>
    <w:basedOn w:val="Fuentedeprrafopredeter"/>
    <w:rsid w:val="000809A2"/>
  </w:style>
  <w:style w:type="character" w:customStyle="1" w:styleId="mord">
    <w:name w:val="mord"/>
    <w:basedOn w:val="Fuentedeprrafopredeter"/>
    <w:rsid w:val="000809A2"/>
  </w:style>
  <w:style w:type="character" w:customStyle="1" w:styleId="mpunct">
    <w:name w:val="mpunct"/>
    <w:basedOn w:val="Fuentedeprrafopredeter"/>
    <w:rsid w:val="000809A2"/>
  </w:style>
  <w:style w:type="character" w:customStyle="1" w:styleId="mbin">
    <w:name w:val="mbin"/>
    <w:basedOn w:val="Fuentedeprrafopredeter"/>
    <w:rsid w:val="000809A2"/>
  </w:style>
  <w:style w:type="character" w:customStyle="1" w:styleId="mrel">
    <w:name w:val="mrel"/>
    <w:basedOn w:val="Fuentedeprrafopredeter"/>
    <w:rsid w:val="000809A2"/>
  </w:style>
  <w:style w:type="character" w:customStyle="1" w:styleId="Ttulo3Car">
    <w:name w:val="Título 3 Car"/>
    <w:basedOn w:val="Fuentedeprrafopredeter"/>
    <w:link w:val="Ttulo3"/>
    <w:uiPriority w:val="9"/>
    <w:rsid w:val="00CD1A58"/>
    <w:rPr>
      <w:rFonts w:ascii="Times New Roman" w:eastAsia="Times New Roman" w:hAnsi="Times New Roman" w:cs="Times New Roman"/>
      <w:b/>
      <w:bCs/>
      <w:sz w:val="27"/>
      <w:szCs w:val="27"/>
    </w:rPr>
  </w:style>
  <w:style w:type="paragraph" w:styleId="Textodeglobo">
    <w:name w:val="Balloon Text"/>
    <w:basedOn w:val="Normal"/>
    <w:link w:val="TextodegloboCar"/>
    <w:uiPriority w:val="99"/>
    <w:semiHidden/>
    <w:unhideWhenUsed/>
    <w:rsid w:val="0060185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0185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860226">
      <w:bodyDiv w:val="1"/>
      <w:marLeft w:val="0"/>
      <w:marRight w:val="0"/>
      <w:marTop w:val="0"/>
      <w:marBottom w:val="0"/>
      <w:divBdr>
        <w:top w:val="none" w:sz="0" w:space="0" w:color="auto"/>
        <w:left w:val="none" w:sz="0" w:space="0" w:color="auto"/>
        <w:bottom w:val="none" w:sz="0" w:space="0" w:color="auto"/>
        <w:right w:val="none" w:sz="0" w:space="0" w:color="auto"/>
      </w:divBdr>
    </w:div>
    <w:div w:id="103159292">
      <w:bodyDiv w:val="1"/>
      <w:marLeft w:val="0"/>
      <w:marRight w:val="0"/>
      <w:marTop w:val="0"/>
      <w:marBottom w:val="0"/>
      <w:divBdr>
        <w:top w:val="none" w:sz="0" w:space="0" w:color="auto"/>
        <w:left w:val="none" w:sz="0" w:space="0" w:color="auto"/>
        <w:bottom w:val="none" w:sz="0" w:space="0" w:color="auto"/>
        <w:right w:val="none" w:sz="0" w:space="0" w:color="auto"/>
      </w:divBdr>
      <w:divsChild>
        <w:div w:id="490799337">
          <w:marLeft w:val="0"/>
          <w:marRight w:val="0"/>
          <w:marTop w:val="0"/>
          <w:marBottom w:val="0"/>
          <w:divBdr>
            <w:top w:val="none" w:sz="0" w:space="0" w:color="auto"/>
            <w:left w:val="none" w:sz="0" w:space="0" w:color="auto"/>
            <w:bottom w:val="none" w:sz="0" w:space="0" w:color="auto"/>
            <w:right w:val="none" w:sz="0" w:space="0" w:color="auto"/>
          </w:divBdr>
          <w:divsChild>
            <w:div w:id="372586145">
              <w:marLeft w:val="0"/>
              <w:marRight w:val="0"/>
              <w:marTop w:val="0"/>
              <w:marBottom w:val="0"/>
              <w:divBdr>
                <w:top w:val="none" w:sz="0" w:space="0" w:color="auto"/>
                <w:left w:val="none" w:sz="0" w:space="0" w:color="auto"/>
                <w:bottom w:val="none" w:sz="0" w:space="0" w:color="auto"/>
                <w:right w:val="none" w:sz="0" w:space="0" w:color="auto"/>
              </w:divBdr>
              <w:divsChild>
                <w:div w:id="699864026">
                  <w:marLeft w:val="0"/>
                  <w:marRight w:val="0"/>
                  <w:marTop w:val="0"/>
                  <w:marBottom w:val="0"/>
                  <w:divBdr>
                    <w:top w:val="none" w:sz="0" w:space="0" w:color="auto"/>
                    <w:left w:val="none" w:sz="0" w:space="0" w:color="auto"/>
                    <w:bottom w:val="none" w:sz="0" w:space="0" w:color="auto"/>
                    <w:right w:val="none" w:sz="0" w:space="0" w:color="auto"/>
                  </w:divBdr>
                </w:div>
              </w:divsChild>
            </w:div>
            <w:div w:id="936520206">
              <w:marLeft w:val="0"/>
              <w:marRight w:val="0"/>
              <w:marTop w:val="0"/>
              <w:marBottom w:val="0"/>
              <w:divBdr>
                <w:top w:val="none" w:sz="0" w:space="0" w:color="auto"/>
                <w:left w:val="none" w:sz="0" w:space="0" w:color="auto"/>
                <w:bottom w:val="none" w:sz="0" w:space="0" w:color="auto"/>
                <w:right w:val="none" w:sz="0" w:space="0" w:color="auto"/>
              </w:divBdr>
              <w:divsChild>
                <w:div w:id="1527325203">
                  <w:marLeft w:val="0"/>
                  <w:marRight w:val="0"/>
                  <w:marTop w:val="0"/>
                  <w:marBottom w:val="0"/>
                  <w:divBdr>
                    <w:top w:val="none" w:sz="0" w:space="0" w:color="auto"/>
                    <w:left w:val="none" w:sz="0" w:space="0" w:color="auto"/>
                    <w:bottom w:val="none" w:sz="0" w:space="0" w:color="auto"/>
                    <w:right w:val="none" w:sz="0" w:space="0" w:color="auto"/>
                  </w:divBdr>
                </w:div>
              </w:divsChild>
            </w:div>
            <w:div w:id="1888878856">
              <w:marLeft w:val="0"/>
              <w:marRight w:val="0"/>
              <w:marTop w:val="0"/>
              <w:marBottom w:val="0"/>
              <w:divBdr>
                <w:top w:val="none" w:sz="0" w:space="0" w:color="auto"/>
                <w:left w:val="none" w:sz="0" w:space="0" w:color="auto"/>
                <w:bottom w:val="none" w:sz="0" w:space="0" w:color="auto"/>
                <w:right w:val="none" w:sz="0" w:space="0" w:color="auto"/>
              </w:divBdr>
            </w:div>
            <w:div w:id="542406123">
              <w:marLeft w:val="0"/>
              <w:marRight w:val="0"/>
              <w:marTop w:val="0"/>
              <w:marBottom w:val="0"/>
              <w:divBdr>
                <w:top w:val="none" w:sz="0" w:space="0" w:color="auto"/>
                <w:left w:val="none" w:sz="0" w:space="0" w:color="auto"/>
                <w:bottom w:val="none" w:sz="0" w:space="0" w:color="auto"/>
                <w:right w:val="none" w:sz="0" w:space="0" w:color="auto"/>
              </w:divBdr>
              <w:divsChild>
                <w:div w:id="286787055">
                  <w:marLeft w:val="0"/>
                  <w:marRight w:val="0"/>
                  <w:marTop w:val="0"/>
                  <w:marBottom w:val="0"/>
                  <w:divBdr>
                    <w:top w:val="none" w:sz="0" w:space="0" w:color="auto"/>
                    <w:left w:val="none" w:sz="0" w:space="0" w:color="auto"/>
                    <w:bottom w:val="none" w:sz="0" w:space="0" w:color="auto"/>
                    <w:right w:val="none" w:sz="0" w:space="0" w:color="auto"/>
                  </w:divBdr>
                </w:div>
              </w:divsChild>
            </w:div>
            <w:div w:id="1372922459">
              <w:marLeft w:val="0"/>
              <w:marRight w:val="0"/>
              <w:marTop w:val="0"/>
              <w:marBottom w:val="0"/>
              <w:divBdr>
                <w:top w:val="none" w:sz="0" w:space="0" w:color="auto"/>
                <w:left w:val="none" w:sz="0" w:space="0" w:color="auto"/>
                <w:bottom w:val="none" w:sz="0" w:space="0" w:color="auto"/>
                <w:right w:val="none" w:sz="0" w:space="0" w:color="auto"/>
              </w:divBdr>
              <w:divsChild>
                <w:div w:id="1472673788">
                  <w:marLeft w:val="0"/>
                  <w:marRight w:val="0"/>
                  <w:marTop w:val="0"/>
                  <w:marBottom w:val="0"/>
                  <w:divBdr>
                    <w:top w:val="none" w:sz="0" w:space="0" w:color="auto"/>
                    <w:left w:val="none" w:sz="0" w:space="0" w:color="auto"/>
                    <w:bottom w:val="none" w:sz="0" w:space="0" w:color="auto"/>
                    <w:right w:val="none" w:sz="0" w:space="0" w:color="auto"/>
                  </w:divBdr>
                </w:div>
              </w:divsChild>
            </w:div>
            <w:div w:id="149491153">
              <w:marLeft w:val="0"/>
              <w:marRight w:val="0"/>
              <w:marTop w:val="0"/>
              <w:marBottom w:val="0"/>
              <w:divBdr>
                <w:top w:val="none" w:sz="0" w:space="0" w:color="auto"/>
                <w:left w:val="none" w:sz="0" w:space="0" w:color="auto"/>
                <w:bottom w:val="none" w:sz="0" w:space="0" w:color="auto"/>
                <w:right w:val="none" w:sz="0" w:space="0" w:color="auto"/>
              </w:divBdr>
              <w:divsChild>
                <w:div w:id="343556121">
                  <w:marLeft w:val="0"/>
                  <w:marRight w:val="0"/>
                  <w:marTop w:val="0"/>
                  <w:marBottom w:val="0"/>
                  <w:divBdr>
                    <w:top w:val="none" w:sz="0" w:space="0" w:color="auto"/>
                    <w:left w:val="none" w:sz="0" w:space="0" w:color="auto"/>
                    <w:bottom w:val="none" w:sz="0" w:space="0" w:color="auto"/>
                    <w:right w:val="none" w:sz="0" w:space="0" w:color="auto"/>
                  </w:divBdr>
                </w:div>
              </w:divsChild>
            </w:div>
            <w:div w:id="1430199798">
              <w:marLeft w:val="0"/>
              <w:marRight w:val="0"/>
              <w:marTop w:val="0"/>
              <w:marBottom w:val="0"/>
              <w:divBdr>
                <w:top w:val="none" w:sz="0" w:space="0" w:color="auto"/>
                <w:left w:val="none" w:sz="0" w:space="0" w:color="auto"/>
                <w:bottom w:val="none" w:sz="0" w:space="0" w:color="auto"/>
                <w:right w:val="none" w:sz="0" w:space="0" w:color="auto"/>
              </w:divBdr>
              <w:divsChild>
                <w:div w:id="447940314">
                  <w:marLeft w:val="0"/>
                  <w:marRight w:val="0"/>
                  <w:marTop w:val="0"/>
                  <w:marBottom w:val="0"/>
                  <w:divBdr>
                    <w:top w:val="none" w:sz="0" w:space="0" w:color="auto"/>
                    <w:left w:val="none" w:sz="0" w:space="0" w:color="auto"/>
                    <w:bottom w:val="none" w:sz="0" w:space="0" w:color="auto"/>
                    <w:right w:val="none" w:sz="0" w:space="0" w:color="auto"/>
                  </w:divBdr>
                </w:div>
              </w:divsChild>
            </w:div>
            <w:div w:id="2125079226">
              <w:marLeft w:val="0"/>
              <w:marRight w:val="0"/>
              <w:marTop w:val="0"/>
              <w:marBottom w:val="0"/>
              <w:divBdr>
                <w:top w:val="none" w:sz="0" w:space="0" w:color="auto"/>
                <w:left w:val="none" w:sz="0" w:space="0" w:color="auto"/>
                <w:bottom w:val="none" w:sz="0" w:space="0" w:color="auto"/>
                <w:right w:val="none" w:sz="0" w:space="0" w:color="auto"/>
              </w:divBdr>
              <w:divsChild>
                <w:div w:id="43797379">
                  <w:marLeft w:val="0"/>
                  <w:marRight w:val="0"/>
                  <w:marTop w:val="0"/>
                  <w:marBottom w:val="0"/>
                  <w:divBdr>
                    <w:top w:val="none" w:sz="0" w:space="0" w:color="auto"/>
                    <w:left w:val="none" w:sz="0" w:space="0" w:color="auto"/>
                    <w:bottom w:val="none" w:sz="0" w:space="0" w:color="auto"/>
                    <w:right w:val="none" w:sz="0" w:space="0" w:color="auto"/>
                  </w:divBdr>
                </w:div>
              </w:divsChild>
            </w:div>
            <w:div w:id="697974603">
              <w:marLeft w:val="0"/>
              <w:marRight w:val="0"/>
              <w:marTop w:val="0"/>
              <w:marBottom w:val="0"/>
              <w:divBdr>
                <w:top w:val="none" w:sz="0" w:space="0" w:color="auto"/>
                <w:left w:val="none" w:sz="0" w:space="0" w:color="auto"/>
                <w:bottom w:val="none" w:sz="0" w:space="0" w:color="auto"/>
                <w:right w:val="none" w:sz="0" w:space="0" w:color="auto"/>
              </w:divBdr>
              <w:divsChild>
                <w:div w:id="1530145366">
                  <w:marLeft w:val="0"/>
                  <w:marRight w:val="0"/>
                  <w:marTop w:val="0"/>
                  <w:marBottom w:val="0"/>
                  <w:divBdr>
                    <w:top w:val="none" w:sz="0" w:space="0" w:color="auto"/>
                    <w:left w:val="none" w:sz="0" w:space="0" w:color="auto"/>
                    <w:bottom w:val="none" w:sz="0" w:space="0" w:color="auto"/>
                    <w:right w:val="none" w:sz="0" w:space="0" w:color="auto"/>
                  </w:divBdr>
                </w:div>
              </w:divsChild>
            </w:div>
            <w:div w:id="1389887982">
              <w:marLeft w:val="0"/>
              <w:marRight w:val="0"/>
              <w:marTop w:val="0"/>
              <w:marBottom w:val="0"/>
              <w:divBdr>
                <w:top w:val="none" w:sz="0" w:space="0" w:color="auto"/>
                <w:left w:val="none" w:sz="0" w:space="0" w:color="auto"/>
                <w:bottom w:val="none" w:sz="0" w:space="0" w:color="auto"/>
                <w:right w:val="none" w:sz="0" w:space="0" w:color="auto"/>
              </w:divBdr>
              <w:divsChild>
                <w:div w:id="1137455403">
                  <w:marLeft w:val="0"/>
                  <w:marRight w:val="0"/>
                  <w:marTop w:val="0"/>
                  <w:marBottom w:val="0"/>
                  <w:divBdr>
                    <w:top w:val="none" w:sz="0" w:space="0" w:color="auto"/>
                    <w:left w:val="none" w:sz="0" w:space="0" w:color="auto"/>
                    <w:bottom w:val="none" w:sz="0" w:space="0" w:color="auto"/>
                    <w:right w:val="none" w:sz="0" w:space="0" w:color="auto"/>
                  </w:divBdr>
                </w:div>
              </w:divsChild>
            </w:div>
            <w:div w:id="1115951926">
              <w:marLeft w:val="0"/>
              <w:marRight w:val="0"/>
              <w:marTop w:val="0"/>
              <w:marBottom w:val="0"/>
              <w:divBdr>
                <w:top w:val="none" w:sz="0" w:space="0" w:color="auto"/>
                <w:left w:val="none" w:sz="0" w:space="0" w:color="auto"/>
                <w:bottom w:val="none" w:sz="0" w:space="0" w:color="auto"/>
                <w:right w:val="none" w:sz="0" w:space="0" w:color="auto"/>
              </w:divBdr>
              <w:divsChild>
                <w:div w:id="31826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579286">
          <w:marLeft w:val="0"/>
          <w:marRight w:val="0"/>
          <w:marTop w:val="0"/>
          <w:marBottom w:val="0"/>
          <w:divBdr>
            <w:top w:val="none" w:sz="0" w:space="0" w:color="auto"/>
            <w:left w:val="none" w:sz="0" w:space="0" w:color="auto"/>
            <w:bottom w:val="none" w:sz="0" w:space="0" w:color="auto"/>
            <w:right w:val="none" w:sz="0" w:space="0" w:color="auto"/>
          </w:divBdr>
          <w:divsChild>
            <w:div w:id="183652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721277">
      <w:bodyDiv w:val="1"/>
      <w:marLeft w:val="0"/>
      <w:marRight w:val="0"/>
      <w:marTop w:val="0"/>
      <w:marBottom w:val="0"/>
      <w:divBdr>
        <w:top w:val="none" w:sz="0" w:space="0" w:color="auto"/>
        <w:left w:val="none" w:sz="0" w:space="0" w:color="auto"/>
        <w:bottom w:val="none" w:sz="0" w:space="0" w:color="auto"/>
        <w:right w:val="none" w:sz="0" w:space="0" w:color="auto"/>
      </w:divBdr>
    </w:div>
    <w:div w:id="317617232">
      <w:bodyDiv w:val="1"/>
      <w:marLeft w:val="0"/>
      <w:marRight w:val="0"/>
      <w:marTop w:val="0"/>
      <w:marBottom w:val="0"/>
      <w:divBdr>
        <w:top w:val="none" w:sz="0" w:space="0" w:color="auto"/>
        <w:left w:val="none" w:sz="0" w:space="0" w:color="auto"/>
        <w:bottom w:val="none" w:sz="0" w:space="0" w:color="auto"/>
        <w:right w:val="none" w:sz="0" w:space="0" w:color="auto"/>
      </w:divBdr>
    </w:div>
    <w:div w:id="643436081">
      <w:bodyDiv w:val="1"/>
      <w:marLeft w:val="0"/>
      <w:marRight w:val="0"/>
      <w:marTop w:val="0"/>
      <w:marBottom w:val="0"/>
      <w:divBdr>
        <w:top w:val="none" w:sz="0" w:space="0" w:color="auto"/>
        <w:left w:val="none" w:sz="0" w:space="0" w:color="auto"/>
        <w:bottom w:val="none" w:sz="0" w:space="0" w:color="auto"/>
        <w:right w:val="none" w:sz="0" w:space="0" w:color="auto"/>
      </w:divBdr>
    </w:div>
    <w:div w:id="665863994">
      <w:bodyDiv w:val="1"/>
      <w:marLeft w:val="0"/>
      <w:marRight w:val="0"/>
      <w:marTop w:val="0"/>
      <w:marBottom w:val="0"/>
      <w:divBdr>
        <w:top w:val="none" w:sz="0" w:space="0" w:color="auto"/>
        <w:left w:val="none" w:sz="0" w:space="0" w:color="auto"/>
        <w:bottom w:val="none" w:sz="0" w:space="0" w:color="auto"/>
        <w:right w:val="none" w:sz="0" w:space="0" w:color="auto"/>
      </w:divBdr>
    </w:div>
    <w:div w:id="745494977">
      <w:bodyDiv w:val="1"/>
      <w:marLeft w:val="0"/>
      <w:marRight w:val="0"/>
      <w:marTop w:val="0"/>
      <w:marBottom w:val="0"/>
      <w:divBdr>
        <w:top w:val="none" w:sz="0" w:space="0" w:color="auto"/>
        <w:left w:val="none" w:sz="0" w:space="0" w:color="auto"/>
        <w:bottom w:val="none" w:sz="0" w:space="0" w:color="auto"/>
        <w:right w:val="none" w:sz="0" w:space="0" w:color="auto"/>
      </w:divBdr>
    </w:div>
    <w:div w:id="1028945206">
      <w:bodyDiv w:val="1"/>
      <w:marLeft w:val="0"/>
      <w:marRight w:val="0"/>
      <w:marTop w:val="0"/>
      <w:marBottom w:val="0"/>
      <w:divBdr>
        <w:top w:val="none" w:sz="0" w:space="0" w:color="auto"/>
        <w:left w:val="none" w:sz="0" w:space="0" w:color="auto"/>
        <w:bottom w:val="none" w:sz="0" w:space="0" w:color="auto"/>
        <w:right w:val="none" w:sz="0" w:space="0" w:color="auto"/>
      </w:divBdr>
    </w:div>
    <w:div w:id="1350911661">
      <w:bodyDiv w:val="1"/>
      <w:marLeft w:val="0"/>
      <w:marRight w:val="0"/>
      <w:marTop w:val="0"/>
      <w:marBottom w:val="0"/>
      <w:divBdr>
        <w:top w:val="none" w:sz="0" w:space="0" w:color="auto"/>
        <w:left w:val="none" w:sz="0" w:space="0" w:color="auto"/>
        <w:bottom w:val="none" w:sz="0" w:space="0" w:color="auto"/>
        <w:right w:val="none" w:sz="0" w:space="0" w:color="auto"/>
      </w:divBdr>
    </w:div>
    <w:div w:id="1431000325">
      <w:bodyDiv w:val="1"/>
      <w:marLeft w:val="0"/>
      <w:marRight w:val="0"/>
      <w:marTop w:val="0"/>
      <w:marBottom w:val="0"/>
      <w:divBdr>
        <w:top w:val="none" w:sz="0" w:space="0" w:color="auto"/>
        <w:left w:val="none" w:sz="0" w:space="0" w:color="auto"/>
        <w:bottom w:val="none" w:sz="0" w:space="0" w:color="auto"/>
        <w:right w:val="none" w:sz="0" w:space="0" w:color="auto"/>
      </w:divBdr>
      <w:divsChild>
        <w:div w:id="1143884216">
          <w:marLeft w:val="0"/>
          <w:marRight w:val="0"/>
          <w:marTop w:val="0"/>
          <w:marBottom w:val="0"/>
          <w:divBdr>
            <w:top w:val="none" w:sz="0" w:space="0" w:color="auto"/>
            <w:left w:val="none" w:sz="0" w:space="0" w:color="auto"/>
            <w:bottom w:val="none" w:sz="0" w:space="0" w:color="auto"/>
            <w:right w:val="none" w:sz="0" w:space="0" w:color="auto"/>
          </w:divBdr>
        </w:div>
      </w:divsChild>
    </w:div>
    <w:div w:id="1463383464">
      <w:bodyDiv w:val="1"/>
      <w:marLeft w:val="0"/>
      <w:marRight w:val="0"/>
      <w:marTop w:val="0"/>
      <w:marBottom w:val="0"/>
      <w:divBdr>
        <w:top w:val="none" w:sz="0" w:space="0" w:color="auto"/>
        <w:left w:val="none" w:sz="0" w:space="0" w:color="auto"/>
        <w:bottom w:val="none" w:sz="0" w:space="0" w:color="auto"/>
        <w:right w:val="none" w:sz="0" w:space="0" w:color="auto"/>
      </w:divBdr>
      <w:divsChild>
        <w:div w:id="193856264">
          <w:marLeft w:val="0"/>
          <w:marRight w:val="0"/>
          <w:marTop w:val="0"/>
          <w:marBottom w:val="0"/>
          <w:divBdr>
            <w:top w:val="none" w:sz="0" w:space="0" w:color="auto"/>
            <w:left w:val="none" w:sz="0" w:space="0" w:color="auto"/>
            <w:bottom w:val="none" w:sz="0" w:space="0" w:color="auto"/>
            <w:right w:val="none" w:sz="0" w:space="0" w:color="auto"/>
          </w:divBdr>
        </w:div>
        <w:div w:id="1321155019">
          <w:marLeft w:val="0"/>
          <w:marRight w:val="0"/>
          <w:marTop w:val="0"/>
          <w:marBottom w:val="0"/>
          <w:divBdr>
            <w:top w:val="none" w:sz="0" w:space="0" w:color="auto"/>
            <w:left w:val="none" w:sz="0" w:space="0" w:color="auto"/>
            <w:bottom w:val="none" w:sz="0" w:space="0" w:color="auto"/>
            <w:right w:val="none" w:sz="0" w:space="0" w:color="auto"/>
          </w:divBdr>
        </w:div>
      </w:divsChild>
    </w:div>
    <w:div w:id="1564176377">
      <w:bodyDiv w:val="1"/>
      <w:marLeft w:val="0"/>
      <w:marRight w:val="0"/>
      <w:marTop w:val="0"/>
      <w:marBottom w:val="0"/>
      <w:divBdr>
        <w:top w:val="none" w:sz="0" w:space="0" w:color="auto"/>
        <w:left w:val="none" w:sz="0" w:space="0" w:color="auto"/>
        <w:bottom w:val="none" w:sz="0" w:space="0" w:color="auto"/>
        <w:right w:val="none" w:sz="0" w:space="0" w:color="auto"/>
      </w:divBdr>
    </w:div>
    <w:div w:id="1763211398">
      <w:bodyDiv w:val="1"/>
      <w:marLeft w:val="0"/>
      <w:marRight w:val="0"/>
      <w:marTop w:val="0"/>
      <w:marBottom w:val="0"/>
      <w:divBdr>
        <w:top w:val="none" w:sz="0" w:space="0" w:color="auto"/>
        <w:left w:val="none" w:sz="0" w:space="0" w:color="auto"/>
        <w:bottom w:val="none" w:sz="0" w:space="0" w:color="auto"/>
        <w:right w:val="none" w:sz="0" w:space="0" w:color="auto"/>
      </w:divBdr>
      <w:divsChild>
        <w:div w:id="1929386794">
          <w:marLeft w:val="0"/>
          <w:marRight w:val="0"/>
          <w:marTop w:val="0"/>
          <w:marBottom w:val="0"/>
          <w:divBdr>
            <w:top w:val="none" w:sz="0" w:space="0" w:color="auto"/>
            <w:left w:val="none" w:sz="0" w:space="0" w:color="auto"/>
            <w:bottom w:val="none" w:sz="0" w:space="0" w:color="auto"/>
            <w:right w:val="none" w:sz="0" w:space="0" w:color="auto"/>
          </w:divBdr>
          <w:divsChild>
            <w:div w:id="1255090120">
              <w:marLeft w:val="0"/>
              <w:marRight w:val="0"/>
              <w:marTop w:val="0"/>
              <w:marBottom w:val="0"/>
              <w:divBdr>
                <w:top w:val="none" w:sz="0" w:space="0" w:color="auto"/>
                <w:left w:val="none" w:sz="0" w:space="0" w:color="auto"/>
                <w:bottom w:val="none" w:sz="0" w:space="0" w:color="auto"/>
                <w:right w:val="none" w:sz="0" w:space="0" w:color="auto"/>
              </w:divBdr>
              <w:divsChild>
                <w:div w:id="1056781614">
                  <w:marLeft w:val="0"/>
                  <w:marRight w:val="0"/>
                  <w:marTop w:val="0"/>
                  <w:marBottom w:val="0"/>
                  <w:divBdr>
                    <w:top w:val="none" w:sz="0" w:space="0" w:color="auto"/>
                    <w:left w:val="none" w:sz="0" w:space="0" w:color="auto"/>
                    <w:bottom w:val="none" w:sz="0" w:space="0" w:color="auto"/>
                    <w:right w:val="none" w:sz="0" w:space="0" w:color="auto"/>
                  </w:divBdr>
                </w:div>
              </w:divsChild>
            </w:div>
            <w:div w:id="111940292">
              <w:marLeft w:val="0"/>
              <w:marRight w:val="0"/>
              <w:marTop w:val="0"/>
              <w:marBottom w:val="0"/>
              <w:divBdr>
                <w:top w:val="none" w:sz="0" w:space="0" w:color="auto"/>
                <w:left w:val="none" w:sz="0" w:space="0" w:color="auto"/>
                <w:bottom w:val="none" w:sz="0" w:space="0" w:color="auto"/>
                <w:right w:val="none" w:sz="0" w:space="0" w:color="auto"/>
              </w:divBdr>
              <w:divsChild>
                <w:div w:id="1157767844">
                  <w:marLeft w:val="0"/>
                  <w:marRight w:val="0"/>
                  <w:marTop w:val="0"/>
                  <w:marBottom w:val="0"/>
                  <w:divBdr>
                    <w:top w:val="none" w:sz="0" w:space="0" w:color="auto"/>
                    <w:left w:val="none" w:sz="0" w:space="0" w:color="auto"/>
                    <w:bottom w:val="none" w:sz="0" w:space="0" w:color="auto"/>
                    <w:right w:val="none" w:sz="0" w:space="0" w:color="auto"/>
                  </w:divBdr>
                </w:div>
              </w:divsChild>
            </w:div>
            <w:div w:id="1698311301">
              <w:marLeft w:val="0"/>
              <w:marRight w:val="0"/>
              <w:marTop w:val="0"/>
              <w:marBottom w:val="0"/>
              <w:divBdr>
                <w:top w:val="none" w:sz="0" w:space="0" w:color="auto"/>
                <w:left w:val="none" w:sz="0" w:space="0" w:color="auto"/>
                <w:bottom w:val="none" w:sz="0" w:space="0" w:color="auto"/>
                <w:right w:val="none" w:sz="0" w:space="0" w:color="auto"/>
              </w:divBdr>
            </w:div>
            <w:div w:id="1662662971">
              <w:marLeft w:val="0"/>
              <w:marRight w:val="0"/>
              <w:marTop w:val="0"/>
              <w:marBottom w:val="0"/>
              <w:divBdr>
                <w:top w:val="none" w:sz="0" w:space="0" w:color="auto"/>
                <w:left w:val="none" w:sz="0" w:space="0" w:color="auto"/>
                <w:bottom w:val="none" w:sz="0" w:space="0" w:color="auto"/>
                <w:right w:val="none" w:sz="0" w:space="0" w:color="auto"/>
              </w:divBdr>
              <w:divsChild>
                <w:div w:id="2115973119">
                  <w:marLeft w:val="0"/>
                  <w:marRight w:val="0"/>
                  <w:marTop w:val="0"/>
                  <w:marBottom w:val="0"/>
                  <w:divBdr>
                    <w:top w:val="none" w:sz="0" w:space="0" w:color="auto"/>
                    <w:left w:val="none" w:sz="0" w:space="0" w:color="auto"/>
                    <w:bottom w:val="none" w:sz="0" w:space="0" w:color="auto"/>
                    <w:right w:val="none" w:sz="0" w:space="0" w:color="auto"/>
                  </w:divBdr>
                </w:div>
              </w:divsChild>
            </w:div>
            <w:div w:id="810489007">
              <w:marLeft w:val="0"/>
              <w:marRight w:val="0"/>
              <w:marTop w:val="0"/>
              <w:marBottom w:val="0"/>
              <w:divBdr>
                <w:top w:val="none" w:sz="0" w:space="0" w:color="auto"/>
                <w:left w:val="none" w:sz="0" w:space="0" w:color="auto"/>
                <w:bottom w:val="none" w:sz="0" w:space="0" w:color="auto"/>
                <w:right w:val="none" w:sz="0" w:space="0" w:color="auto"/>
              </w:divBdr>
              <w:divsChild>
                <w:div w:id="925958232">
                  <w:marLeft w:val="0"/>
                  <w:marRight w:val="0"/>
                  <w:marTop w:val="0"/>
                  <w:marBottom w:val="0"/>
                  <w:divBdr>
                    <w:top w:val="none" w:sz="0" w:space="0" w:color="auto"/>
                    <w:left w:val="none" w:sz="0" w:space="0" w:color="auto"/>
                    <w:bottom w:val="none" w:sz="0" w:space="0" w:color="auto"/>
                    <w:right w:val="none" w:sz="0" w:space="0" w:color="auto"/>
                  </w:divBdr>
                </w:div>
              </w:divsChild>
            </w:div>
            <w:div w:id="402878526">
              <w:marLeft w:val="0"/>
              <w:marRight w:val="0"/>
              <w:marTop w:val="0"/>
              <w:marBottom w:val="0"/>
              <w:divBdr>
                <w:top w:val="none" w:sz="0" w:space="0" w:color="auto"/>
                <w:left w:val="none" w:sz="0" w:space="0" w:color="auto"/>
                <w:bottom w:val="none" w:sz="0" w:space="0" w:color="auto"/>
                <w:right w:val="none" w:sz="0" w:space="0" w:color="auto"/>
              </w:divBdr>
              <w:divsChild>
                <w:div w:id="2031173911">
                  <w:marLeft w:val="0"/>
                  <w:marRight w:val="0"/>
                  <w:marTop w:val="0"/>
                  <w:marBottom w:val="0"/>
                  <w:divBdr>
                    <w:top w:val="none" w:sz="0" w:space="0" w:color="auto"/>
                    <w:left w:val="none" w:sz="0" w:space="0" w:color="auto"/>
                    <w:bottom w:val="none" w:sz="0" w:space="0" w:color="auto"/>
                    <w:right w:val="none" w:sz="0" w:space="0" w:color="auto"/>
                  </w:divBdr>
                </w:div>
              </w:divsChild>
            </w:div>
            <w:div w:id="1209561926">
              <w:marLeft w:val="0"/>
              <w:marRight w:val="0"/>
              <w:marTop w:val="0"/>
              <w:marBottom w:val="0"/>
              <w:divBdr>
                <w:top w:val="none" w:sz="0" w:space="0" w:color="auto"/>
                <w:left w:val="none" w:sz="0" w:space="0" w:color="auto"/>
                <w:bottom w:val="none" w:sz="0" w:space="0" w:color="auto"/>
                <w:right w:val="none" w:sz="0" w:space="0" w:color="auto"/>
              </w:divBdr>
              <w:divsChild>
                <w:div w:id="639071979">
                  <w:marLeft w:val="0"/>
                  <w:marRight w:val="0"/>
                  <w:marTop w:val="0"/>
                  <w:marBottom w:val="0"/>
                  <w:divBdr>
                    <w:top w:val="none" w:sz="0" w:space="0" w:color="auto"/>
                    <w:left w:val="none" w:sz="0" w:space="0" w:color="auto"/>
                    <w:bottom w:val="none" w:sz="0" w:space="0" w:color="auto"/>
                    <w:right w:val="none" w:sz="0" w:space="0" w:color="auto"/>
                  </w:divBdr>
                </w:div>
              </w:divsChild>
            </w:div>
            <w:div w:id="1669358202">
              <w:marLeft w:val="0"/>
              <w:marRight w:val="0"/>
              <w:marTop w:val="0"/>
              <w:marBottom w:val="0"/>
              <w:divBdr>
                <w:top w:val="none" w:sz="0" w:space="0" w:color="auto"/>
                <w:left w:val="none" w:sz="0" w:space="0" w:color="auto"/>
                <w:bottom w:val="none" w:sz="0" w:space="0" w:color="auto"/>
                <w:right w:val="none" w:sz="0" w:space="0" w:color="auto"/>
              </w:divBdr>
              <w:divsChild>
                <w:div w:id="32777571">
                  <w:marLeft w:val="0"/>
                  <w:marRight w:val="0"/>
                  <w:marTop w:val="0"/>
                  <w:marBottom w:val="0"/>
                  <w:divBdr>
                    <w:top w:val="none" w:sz="0" w:space="0" w:color="auto"/>
                    <w:left w:val="none" w:sz="0" w:space="0" w:color="auto"/>
                    <w:bottom w:val="none" w:sz="0" w:space="0" w:color="auto"/>
                    <w:right w:val="none" w:sz="0" w:space="0" w:color="auto"/>
                  </w:divBdr>
                </w:div>
              </w:divsChild>
            </w:div>
            <w:div w:id="1452482421">
              <w:marLeft w:val="0"/>
              <w:marRight w:val="0"/>
              <w:marTop w:val="0"/>
              <w:marBottom w:val="0"/>
              <w:divBdr>
                <w:top w:val="none" w:sz="0" w:space="0" w:color="auto"/>
                <w:left w:val="none" w:sz="0" w:space="0" w:color="auto"/>
                <w:bottom w:val="none" w:sz="0" w:space="0" w:color="auto"/>
                <w:right w:val="none" w:sz="0" w:space="0" w:color="auto"/>
              </w:divBdr>
              <w:divsChild>
                <w:div w:id="228227770">
                  <w:marLeft w:val="0"/>
                  <w:marRight w:val="0"/>
                  <w:marTop w:val="0"/>
                  <w:marBottom w:val="0"/>
                  <w:divBdr>
                    <w:top w:val="none" w:sz="0" w:space="0" w:color="auto"/>
                    <w:left w:val="none" w:sz="0" w:space="0" w:color="auto"/>
                    <w:bottom w:val="none" w:sz="0" w:space="0" w:color="auto"/>
                    <w:right w:val="none" w:sz="0" w:space="0" w:color="auto"/>
                  </w:divBdr>
                </w:div>
              </w:divsChild>
            </w:div>
            <w:div w:id="1666132798">
              <w:marLeft w:val="0"/>
              <w:marRight w:val="0"/>
              <w:marTop w:val="0"/>
              <w:marBottom w:val="0"/>
              <w:divBdr>
                <w:top w:val="none" w:sz="0" w:space="0" w:color="auto"/>
                <w:left w:val="none" w:sz="0" w:space="0" w:color="auto"/>
                <w:bottom w:val="none" w:sz="0" w:space="0" w:color="auto"/>
                <w:right w:val="none" w:sz="0" w:space="0" w:color="auto"/>
              </w:divBdr>
              <w:divsChild>
                <w:div w:id="1522695883">
                  <w:marLeft w:val="0"/>
                  <w:marRight w:val="0"/>
                  <w:marTop w:val="0"/>
                  <w:marBottom w:val="0"/>
                  <w:divBdr>
                    <w:top w:val="none" w:sz="0" w:space="0" w:color="auto"/>
                    <w:left w:val="none" w:sz="0" w:space="0" w:color="auto"/>
                    <w:bottom w:val="none" w:sz="0" w:space="0" w:color="auto"/>
                    <w:right w:val="none" w:sz="0" w:space="0" w:color="auto"/>
                  </w:divBdr>
                </w:div>
              </w:divsChild>
            </w:div>
            <w:div w:id="815416001">
              <w:marLeft w:val="0"/>
              <w:marRight w:val="0"/>
              <w:marTop w:val="0"/>
              <w:marBottom w:val="0"/>
              <w:divBdr>
                <w:top w:val="none" w:sz="0" w:space="0" w:color="auto"/>
                <w:left w:val="none" w:sz="0" w:space="0" w:color="auto"/>
                <w:bottom w:val="none" w:sz="0" w:space="0" w:color="auto"/>
                <w:right w:val="none" w:sz="0" w:space="0" w:color="auto"/>
              </w:divBdr>
              <w:divsChild>
                <w:div w:id="29290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944820">
          <w:marLeft w:val="0"/>
          <w:marRight w:val="0"/>
          <w:marTop w:val="0"/>
          <w:marBottom w:val="0"/>
          <w:divBdr>
            <w:top w:val="none" w:sz="0" w:space="0" w:color="auto"/>
            <w:left w:val="none" w:sz="0" w:space="0" w:color="auto"/>
            <w:bottom w:val="none" w:sz="0" w:space="0" w:color="auto"/>
            <w:right w:val="none" w:sz="0" w:space="0" w:color="auto"/>
          </w:divBdr>
          <w:divsChild>
            <w:div w:id="97622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117210">
      <w:bodyDiv w:val="1"/>
      <w:marLeft w:val="0"/>
      <w:marRight w:val="0"/>
      <w:marTop w:val="0"/>
      <w:marBottom w:val="0"/>
      <w:divBdr>
        <w:top w:val="none" w:sz="0" w:space="0" w:color="auto"/>
        <w:left w:val="none" w:sz="0" w:space="0" w:color="auto"/>
        <w:bottom w:val="none" w:sz="0" w:space="0" w:color="auto"/>
        <w:right w:val="none" w:sz="0" w:space="0" w:color="auto"/>
      </w:divBdr>
      <w:divsChild>
        <w:div w:id="1923023505">
          <w:marLeft w:val="0"/>
          <w:marRight w:val="0"/>
          <w:marTop w:val="0"/>
          <w:marBottom w:val="0"/>
          <w:divBdr>
            <w:top w:val="none" w:sz="0" w:space="0" w:color="auto"/>
            <w:left w:val="none" w:sz="0" w:space="0" w:color="auto"/>
            <w:bottom w:val="none" w:sz="0" w:space="0" w:color="auto"/>
            <w:right w:val="none" w:sz="0" w:space="0" w:color="auto"/>
          </w:divBdr>
          <w:divsChild>
            <w:div w:id="1033772563">
              <w:marLeft w:val="0"/>
              <w:marRight w:val="0"/>
              <w:marTop w:val="0"/>
              <w:marBottom w:val="0"/>
              <w:divBdr>
                <w:top w:val="none" w:sz="0" w:space="0" w:color="auto"/>
                <w:left w:val="none" w:sz="0" w:space="0" w:color="auto"/>
                <w:bottom w:val="none" w:sz="0" w:space="0" w:color="auto"/>
                <w:right w:val="none" w:sz="0" w:space="0" w:color="auto"/>
              </w:divBdr>
              <w:divsChild>
                <w:div w:id="1754929239">
                  <w:marLeft w:val="0"/>
                  <w:marRight w:val="0"/>
                  <w:marTop w:val="0"/>
                  <w:marBottom w:val="0"/>
                  <w:divBdr>
                    <w:top w:val="none" w:sz="0" w:space="0" w:color="auto"/>
                    <w:left w:val="none" w:sz="0" w:space="0" w:color="auto"/>
                    <w:bottom w:val="none" w:sz="0" w:space="0" w:color="auto"/>
                    <w:right w:val="none" w:sz="0" w:space="0" w:color="auto"/>
                  </w:divBdr>
                </w:div>
              </w:divsChild>
            </w:div>
            <w:div w:id="923994996">
              <w:marLeft w:val="0"/>
              <w:marRight w:val="0"/>
              <w:marTop w:val="0"/>
              <w:marBottom w:val="0"/>
              <w:divBdr>
                <w:top w:val="none" w:sz="0" w:space="0" w:color="auto"/>
                <w:left w:val="none" w:sz="0" w:space="0" w:color="auto"/>
                <w:bottom w:val="none" w:sz="0" w:space="0" w:color="auto"/>
                <w:right w:val="none" w:sz="0" w:space="0" w:color="auto"/>
              </w:divBdr>
              <w:divsChild>
                <w:div w:id="1019356638">
                  <w:marLeft w:val="0"/>
                  <w:marRight w:val="0"/>
                  <w:marTop w:val="0"/>
                  <w:marBottom w:val="0"/>
                  <w:divBdr>
                    <w:top w:val="none" w:sz="0" w:space="0" w:color="auto"/>
                    <w:left w:val="none" w:sz="0" w:space="0" w:color="auto"/>
                    <w:bottom w:val="none" w:sz="0" w:space="0" w:color="auto"/>
                    <w:right w:val="none" w:sz="0" w:space="0" w:color="auto"/>
                  </w:divBdr>
                </w:div>
              </w:divsChild>
            </w:div>
            <w:div w:id="1591162224">
              <w:marLeft w:val="0"/>
              <w:marRight w:val="0"/>
              <w:marTop w:val="0"/>
              <w:marBottom w:val="0"/>
              <w:divBdr>
                <w:top w:val="none" w:sz="0" w:space="0" w:color="auto"/>
                <w:left w:val="none" w:sz="0" w:space="0" w:color="auto"/>
                <w:bottom w:val="none" w:sz="0" w:space="0" w:color="auto"/>
                <w:right w:val="none" w:sz="0" w:space="0" w:color="auto"/>
              </w:divBdr>
            </w:div>
            <w:div w:id="699550607">
              <w:marLeft w:val="0"/>
              <w:marRight w:val="0"/>
              <w:marTop w:val="0"/>
              <w:marBottom w:val="0"/>
              <w:divBdr>
                <w:top w:val="none" w:sz="0" w:space="0" w:color="auto"/>
                <w:left w:val="none" w:sz="0" w:space="0" w:color="auto"/>
                <w:bottom w:val="none" w:sz="0" w:space="0" w:color="auto"/>
                <w:right w:val="none" w:sz="0" w:space="0" w:color="auto"/>
              </w:divBdr>
              <w:divsChild>
                <w:div w:id="715816593">
                  <w:marLeft w:val="0"/>
                  <w:marRight w:val="0"/>
                  <w:marTop w:val="0"/>
                  <w:marBottom w:val="0"/>
                  <w:divBdr>
                    <w:top w:val="none" w:sz="0" w:space="0" w:color="auto"/>
                    <w:left w:val="none" w:sz="0" w:space="0" w:color="auto"/>
                    <w:bottom w:val="none" w:sz="0" w:space="0" w:color="auto"/>
                    <w:right w:val="none" w:sz="0" w:space="0" w:color="auto"/>
                  </w:divBdr>
                </w:div>
              </w:divsChild>
            </w:div>
            <w:div w:id="1528712606">
              <w:marLeft w:val="0"/>
              <w:marRight w:val="0"/>
              <w:marTop w:val="0"/>
              <w:marBottom w:val="0"/>
              <w:divBdr>
                <w:top w:val="none" w:sz="0" w:space="0" w:color="auto"/>
                <w:left w:val="none" w:sz="0" w:space="0" w:color="auto"/>
                <w:bottom w:val="none" w:sz="0" w:space="0" w:color="auto"/>
                <w:right w:val="none" w:sz="0" w:space="0" w:color="auto"/>
              </w:divBdr>
              <w:divsChild>
                <w:div w:id="1009410000">
                  <w:marLeft w:val="0"/>
                  <w:marRight w:val="0"/>
                  <w:marTop w:val="0"/>
                  <w:marBottom w:val="0"/>
                  <w:divBdr>
                    <w:top w:val="none" w:sz="0" w:space="0" w:color="auto"/>
                    <w:left w:val="none" w:sz="0" w:space="0" w:color="auto"/>
                    <w:bottom w:val="none" w:sz="0" w:space="0" w:color="auto"/>
                    <w:right w:val="none" w:sz="0" w:space="0" w:color="auto"/>
                  </w:divBdr>
                </w:div>
              </w:divsChild>
            </w:div>
            <w:div w:id="1837526381">
              <w:marLeft w:val="0"/>
              <w:marRight w:val="0"/>
              <w:marTop w:val="0"/>
              <w:marBottom w:val="0"/>
              <w:divBdr>
                <w:top w:val="none" w:sz="0" w:space="0" w:color="auto"/>
                <w:left w:val="none" w:sz="0" w:space="0" w:color="auto"/>
                <w:bottom w:val="none" w:sz="0" w:space="0" w:color="auto"/>
                <w:right w:val="none" w:sz="0" w:space="0" w:color="auto"/>
              </w:divBdr>
              <w:divsChild>
                <w:div w:id="874780096">
                  <w:marLeft w:val="0"/>
                  <w:marRight w:val="0"/>
                  <w:marTop w:val="0"/>
                  <w:marBottom w:val="0"/>
                  <w:divBdr>
                    <w:top w:val="none" w:sz="0" w:space="0" w:color="auto"/>
                    <w:left w:val="none" w:sz="0" w:space="0" w:color="auto"/>
                    <w:bottom w:val="none" w:sz="0" w:space="0" w:color="auto"/>
                    <w:right w:val="none" w:sz="0" w:space="0" w:color="auto"/>
                  </w:divBdr>
                </w:div>
              </w:divsChild>
            </w:div>
            <w:div w:id="730353159">
              <w:marLeft w:val="0"/>
              <w:marRight w:val="0"/>
              <w:marTop w:val="0"/>
              <w:marBottom w:val="0"/>
              <w:divBdr>
                <w:top w:val="none" w:sz="0" w:space="0" w:color="auto"/>
                <w:left w:val="none" w:sz="0" w:space="0" w:color="auto"/>
                <w:bottom w:val="none" w:sz="0" w:space="0" w:color="auto"/>
                <w:right w:val="none" w:sz="0" w:space="0" w:color="auto"/>
              </w:divBdr>
              <w:divsChild>
                <w:div w:id="148131283">
                  <w:marLeft w:val="0"/>
                  <w:marRight w:val="0"/>
                  <w:marTop w:val="0"/>
                  <w:marBottom w:val="0"/>
                  <w:divBdr>
                    <w:top w:val="none" w:sz="0" w:space="0" w:color="auto"/>
                    <w:left w:val="none" w:sz="0" w:space="0" w:color="auto"/>
                    <w:bottom w:val="none" w:sz="0" w:space="0" w:color="auto"/>
                    <w:right w:val="none" w:sz="0" w:space="0" w:color="auto"/>
                  </w:divBdr>
                </w:div>
              </w:divsChild>
            </w:div>
            <w:div w:id="1017657747">
              <w:marLeft w:val="0"/>
              <w:marRight w:val="0"/>
              <w:marTop w:val="0"/>
              <w:marBottom w:val="0"/>
              <w:divBdr>
                <w:top w:val="none" w:sz="0" w:space="0" w:color="auto"/>
                <w:left w:val="none" w:sz="0" w:space="0" w:color="auto"/>
                <w:bottom w:val="none" w:sz="0" w:space="0" w:color="auto"/>
                <w:right w:val="none" w:sz="0" w:space="0" w:color="auto"/>
              </w:divBdr>
              <w:divsChild>
                <w:div w:id="210653201">
                  <w:marLeft w:val="0"/>
                  <w:marRight w:val="0"/>
                  <w:marTop w:val="0"/>
                  <w:marBottom w:val="0"/>
                  <w:divBdr>
                    <w:top w:val="none" w:sz="0" w:space="0" w:color="auto"/>
                    <w:left w:val="none" w:sz="0" w:space="0" w:color="auto"/>
                    <w:bottom w:val="none" w:sz="0" w:space="0" w:color="auto"/>
                    <w:right w:val="none" w:sz="0" w:space="0" w:color="auto"/>
                  </w:divBdr>
                </w:div>
              </w:divsChild>
            </w:div>
            <w:div w:id="1104616473">
              <w:marLeft w:val="0"/>
              <w:marRight w:val="0"/>
              <w:marTop w:val="0"/>
              <w:marBottom w:val="0"/>
              <w:divBdr>
                <w:top w:val="none" w:sz="0" w:space="0" w:color="auto"/>
                <w:left w:val="none" w:sz="0" w:space="0" w:color="auto"/>
                <w:bottom w:val="none" w:sz="0" w:space="0" w:color="auto"/>
                <w:right w:val="none" w:sz="0" w:space="0" w:color="auto"/>
              </w:divBdr>
              <w:divsChild>
                <w:div w:id="1735857749">
                  <w:marLeft w:val="0"/>
                  <w:marRight w:val="0"/>
                  <w:marTop w:val="0"/>
                  <w:marBottom w:val="0"/>
                  <w:divBdr>
                    <w:top w:val="none" w:sz="0" w:space="0" w:color="auto"/>
                    <w:left w:val="none" w:sz="0" w:space="0" w:color="auto"/>
                    <w:bottom w:val="none" w:sz="0" w:space="0" w:color="auto"/>
                    <w:right w:val="none" w:sz="0" w:space="0" w:color="auto"/>
                  </w:divBdr>
                </w:div>
              </w:divsChild>
            </w:div>
            <w:div w:id="293565094">
              <w:marLeft w:val="0"/>
              <w:marRight w:val="0"/>
              <w:marTop w:val="0"/>
              <w:marBottom w:val="0"/>
              <w:divBdr>
                <w:top w:val="none" w:sz="0" w:space="0" w:color="auto"/>
                <w:left w:val="none" w:sz="0" w:space="0" w:color="auto"/>
                <w:bottom w:val="none" w:sz="0" w:space="0" w:color="auto"/>
                <w:right w:val="none" w:sz="0" w:space="0" w:color="auto"/>
              </w:divBdr>
              <w:divsChild>
                <w:div w:id="1963808778">
                  <w:marLeft w:val="0"/>
                  <w:marRight w:val="0"/>
                  <w:marTop w:val="0"/>
                  <w:marBottom w:val="0"/>
                  <w:divBdr>
                    <w:top w:val="none" w:sz="0" w:space="0" w:color="auto"/>
                    <w:left w:val="none" w:sz="0" w:space="0" w:color="auto"/>
                    <w:bottom w:val="none" w:sz="0" w:space="0" w:color="auto"/>
                    <w:right w:val="none" w:sz="0" w:space="0" w:color="auto"/>
                  </w:divBdr>
                </w:div>
              </w:divsChild>
            </w:div>
            <w:div w:id="1377315843">
              <w:marLeft w:val="0"/>
              <w:marRight w:val="0"/>
              <w:marTop w:val="0"/>
              <w:marBottom w:val="0"/>
              <w:divBdr>
                <w:top w:val="none" w:sz="0" w:space="0" w:color="auto"/>
                <w:left w:val="none" w:sz="0" w:space="0" w:color="auto"/>
                <w:bottom w:val="none" w:sz="0" w:space="0" w:color="auto"/>
                <w:right w:val="none" w:sz="0" w:space="0" w:color="auto"/>
              </w:divBdr>
              <w:divsChild>
                <w:div w:id="187095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526051">
          <w:marLeft w:val="0"/>
          <w:marRight w:val="0"/>
          <w:marTop w:val="0"/>
          <w:marBottom w:val="0"/>
          <w:divBdr>
            <w:top w:val="none" w:sz="0" w:space="0" w:color="auto"/>
            <w:left w:val="none" w:sz="0" w:space="0" w:color="auto"/>
            <w:bottom w:val="none" w:sz="0" w:space="0" w:color="auto"/>
            <w:right w:val="none" w:sz="0" w:space="0" w:color="auto"/>
          </w:divBdr>
          <w:divsChild>
            <w:div w:id="197829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39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microsoft.com/office/2011/relationships/people" Target="people.xml"/><Relationship Id="rId5" Type="http://schemas.openxmlformats.org/officeDocument/2006/relationships/hyperlink" Target="https://calculator.aws/" TargetMode="External"/><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1925</TotalTime>
  <Pages>24</Pages>
  <Words>2634</Words>
  <Characters>15019</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Navarrete</dc:creator>
  <cp:keywords/>
  <dc:description/>
  <cp:lastModifiedBy>Pablo Navarrete</cp:lastModifiedBy>
  <cp:revision>15</cp:revision>
  <dcterms:created xsi:type="dcterms:W3CDTF">2024-10-22T11:18:00Z</dcterms:created>
  <dcterms:modified xsi:type="dcterms:W3CDTF">2024-11-08T16:22:00Z</dcterms:modified>
</cp:coreProperties>
</file>